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A3DD1">
      <w:pPr>
        <w:tabs>
          <w:tab w:val="left" w:pos="9372"/>
        </w:tabs>
        <w:autoSpaceDE w:val="0"/>
        <w:autoSpaceDN w:val="0"/>
        <w:adjustRightInd w:val="0"/>
        <w:spacing w:before="211" w:beforeLines="50" w:after="200" w:line="276" w:lineRule="auto"/>
        <w:ind w:right="-23"/>
        <w:jc w:val="left"/>
        <w:rPr>
          <w:rFonts w:hint="eastAsia" w:ascii="仿宋" w:hAnsi="仿宋" w:eastAsia="仿宋" w:cs="仿宋"/>
          <w:kern w:val="0"/>
          <w:sz w:val="28"/>
          <w:szCs w:val="28"/>
          <w:lang w:val="zh-CN"/>
        </w:rPr>
      </w:pPr>
      <w:r>
        <w:rPr>
          <w:rFonts w:hint="eastAsia" w:ascii="仿宋" w:hAnsi="仿宋" w:eastAsia="仿宋" w:cs="仿宋"/>
          <w:kern w:val="0"/>
          <w:sz w:val="28"/>
          <w:szCs w:val="28"/>
          <w:lang w:val="zh-CN"/>
        </w:rPr>
        <w:t>合同编号：</w:t>
      </w:r>
      <w:r>
        <w:rPr>
          <w:rFonts w:hint="eastAsia" w:ascii="仿宋" w:hAnsi="仿宋" w:eastAsia="仿宋" w:cs="仿宋"/>
          <w:kern w:val="0"/>
          <w:sz w:val="28"/>
          <w:szCs w:val="28"/>
        </w:rPr>
        <w:t>软件技术</w:t>
      </w:r>
      <w:r>
        <w:rPr>
          <w:rFonts w:hint="eastAsia" w:ascii="仿宋" w:hAnsi="仿宋" w:eastAsia="仿宋" w:cs="仿宋"/>
          <w:kern w:val="0"/>
          <w:sz w:val="28"/>
          <w:szCs w:val="28"/>
          <w:u w:val="single"/>
        </w:rPr>
        <w:t>-202</w:t>
      </w:r>
      <w:r>
        <w:rPr>
          <w:rFonts w:hint="eastAsia" w:ascii="仿宋" w:hAnsi="仿宋" w:eastAsia="仿宋" w:cs="仿宋"/>
          <w:kern w:val="0"/>
          <w:sz w:val="28"/>
          <w:szCs w:val="28"/>
          <w:u w:val="single"/>
          <w:lang w:val="en-US" w:eastAsia="zh-CN"/>
        </w:rPr>
        <w:t>604</w:t>
      </w:r>
      <w:r>
        <w:rPr>
          <w:rFonts w:hint="eastAsia" w:ascii="仿宋" w:hAnsi="仿宋" w:eastAsia="仿宋" w:cs="仿宋"/>
          <w:kern w:val="0"/>
          <w:sz w:val="28"/>
          <w:szCs w:val="28"/>
          <w:u w:val="single"/>
        </w:rPr>
        <w:t>-001</w:t>
      </w:r>
      <w:r>
        <w:rPr>
          <w:rFonts w:hint="eastAsia" w:ascii="仿宋" w:hAnsi="仿宋" w:eastAsia="仿宋" w:cs="仿宋"/>
          <w:kern w:val="0"/>
          <w:sz w:val="28"/>
          <w:szCs w:val="28"/>
          <w:lang w:val="zh-CN"/>
        </w:rPr>
        <w:t>号</w:t>
      </w:r>
    </w:p>
    <w:p w14:paraId="7E04B8A7">
      <w:pPr>
        <w:tabs>
          <w:tab w:val="left" w:pos="9372"/>
        </w:tabs>
        <w:autoSpaceDE w:val="0"/>
        <w:autoSpaceDN w:val="0"/>
        <w:adjustRightInd w:val="0"/>
        <w:spacing w:after="200" w:line="276" w:lineRule="auto"/>
        <w:ind w:right="-22"/>
        <w:jc w:val="left"/>
        <w:rPr>
          <w:rFonts w:hint="eastAsia" w:ascii="仿宋" w:hAnsi="仿宋" w:eastAsia="仿宋" w:cs="仿宋"/>
          <w:kern w:val="0"/>
          <w:sz w:val="22"/>
          <w:lang w:val="zh-CN"/>
        </w:rPr>
      </w:pPr>
    </w:p>
    <w:p w14:paraId="75B7336E">
      <w:pPr>
        <w:tabs>
          <w:tab w:val="left" w:pos="9372"/>
        </w:tabs>
        <w:autoSpaceDE w:val="0"/>
        <w:autoSpaceDN w:val="0"/>
        <w:adjustRightInd w:val="0"/>
        <w:spacing w:after="200" w:line="276" w:lineRule="auto"/>
        <w:ind w:right="-22"/>
        <w:jc w:val="left"/>
        <w:rPr>
          <w:rFonts w:hint="eastAsia" w:ascii="仿宋" w:hAnsi="仿宋" w:eastAsia="仿宋" w:cs="仿宋"/>
          <w:kern w:val="0"/>
          <w:sz w:val="22"/>
          <w:lang w:val="zh-CN"/>
        </w:rPr>
      </w:pPr>
    </w:p>
    <w:p w14:paraId="3F6CD57B">
      <w:pPr>
        <w:tabs>
          <w:tab w:val="left" w:pos="9372"/>
        </w:tabs>
        <w:autoSpaceDE w:val="0"/>
        <w:autoSpaceDN w:val="0"/>
        <w:adjustRightInd w:val="0"/>
        <w:spacing w:after="200" w:line="276" w:lineRule="auto"/>
        <w:ind w:right="-22"/>
        <w:jc w:val="left"/>
        <w:rPr>
          <w:rFonts w:hint="eastAsia" w:ascii="仿宋" w:hAnsi="仿宋" w:eastAsia="仿宋" w:cs="仿宋"/>
          <w:kern w:val="0"/>
          <w:sz w:val="22"/>
          <w:lang w:val="zh-CN"/>
        </w:rPr>
      </w:pPr>
    </w:p>
    <w:p w14:paraId="2925EF72">
      <w:pPr>
        <w:tabs>
          <w:tab w:val="left" w:pos="9372"/>
        </w:tabs>
        <w:autoSpaceDE w:val="0"/>
        <w:autoSpaceDN w:val="0"/>
        <w:adjustRightInd w:val="0"/>
        <w:spacing w:after="200" w:line="276" w:lineRule="auto"/>
        <w:ind w:right="-22"/>
        <w:jc w:val="center"/>
        <w:rPr>
          <w:rFonts w:hint="eastAsia" w:ascii="仿宋" w:hAnsi="仿宋" w:eastAsia="仿宋" w:cs="仿宋"/>
          <w:b/>
          <w:bCs/>
          <w:kern w:val="0"/>
          <w:sz w:val="36"/>
          <w:szCs w:val="36"/>
        </w:rPr>
      </w:pPr>
      <w:r>
        <w:rPr>
          <w:rFonts w:hint="eastAsia" w:ascii="仿宋" w:hAnsi="仿宋" w:eastAsia="仿宋" w:cs="仿宋"/>
          <w:b/>
          <w:bCs/>
          <w:kern w:val="0"/>
          <w:sz w:val="36"/>
          <w:szCs w:val="36"/>
        </w:rPr>
        <w:t>【</w:t>
      </w:r>
      <w:r>
        <w:rPr>
          <w:rFonts w:hint="eastAsia" w:ascii="仿宋" w:hAnsi="仿宋" w:eastAsia="仿宋" w:cs="仿宋"/>
          <w:b/>
          <w:bCs/>
          <w:kern w:val="0"/>
          <w:sz w:val="36"/>
          <w:szCs w:val="36"/>
          <w:lang w:val="en-US" w:eastAsia="zh-CN"/>
        </w:rPr>
        <w:t>西域数智化投标管理平台建设项目</w:t>
      </w:r>
      <w:r>
        <w:rPr>
          <w:rFonts w:hint="eastAsia" w:ascii="仿宋" w:hAnsi="仿宋" w:eastAsia="仿宋" w:cs="仿宋"/>
          <w:b/>
          <w:bCs/>
          <w:kern w:val="0"/>
          <w:sz w:val="36"/>
          <w:szCs w:val="36"/>
        </w:rPr>
        <w:t>】</w:t>
      </w:r>
    </w:p>
    <w:p w14:paraId="1D5DB6DC">
      <w:pPr>
        <w:tabs>
          <w:tab w:val="left" w:pos="9372"/>
        </w:tabs>
        <w:autoSpaceDE w:val="0"/>
        <w:autoSpaceDN w:val="0"/>
        <w:adjustRightInd w:val="0"/>
        <w:spacing w:after="200" w:line="276" w:lineRule="auto"/>
        <w:ind w:right="-22"/>
        <w:jc w:val="center"/>
        <w:outlineLvl w:val="0"/>
        <w:rPr>
          <w:rFonts w:hint="eastAsia" w:ascii="仿宋" w:hAnsi="仿宋" w:eastAsia="仿宋" w:cs="仿宋"/>
          <w:b/>
          <w:bCs/>
          <w:kern w:val="0"/>
          <w:sz w:val="36"/>
          <w:szCs w:val="36"/>
        </w:rPr>
      </w:pPr>
      <w:r>
        <w:rPr>
          <w:rFonts w:hint="eastAsia" w:ascii="仿宋" w:hAnsi="仿宋" w:eastAsia="仿宋" w:cs="仿宋"/>
          <w:b/>
          <w:bCs/>
          <w:kern w:val="0"/>
          <w:sz w:val="36"/>
          <w:szCs w:val="36"/>
        </w:rPr>
        <w:t>软件产品许可及技术服务合同</w:t>
      </w:r>
    </w:p>
    <w:p w14:paraId="20D334E6">
      <w:pPr>
        <w:tabs>
          <w:tab w:val="left" w:pos="9372"/>
        </w:tabs>
        <w:autoSpaceDE w:val="0"/>
        <w:autoSpaceDN w:val="0"/>
        <w:adjustRightInd w:val="0"/>
        <w:spacing w:after="200" w:line="276" w:lineRule="auto"/>
        <w:ind w:right="-22"/>
        <w:jc w:val="center"/>
        <w:rPr>
          <w:rFonts w:hint="eastAsia" w:ascii="仿宋" w:hAnsi="仿宋" w:eastAsia="仿宋" w:cs="仿宋"/>
          <w:b/>
          <w:bCs/>
          <w:kern w:val="0"/>
          <w:sz w:val="36"/>
          <w:szCs w:val="36"/>
          <w:lang w:val="zh-CN"/>
        </w:rPr>
      </w:pPr>
    </w:p>
    <w:p w14:paraId="7F479958">
      <w:pPr>
        <w:tabs>
          <w:tab w:val="left" w:pos="9372"/>
        </w:tabs>
        <w:autoSpaceDE w:val="0"/>
        <w:autoSpaceDN w:val="0"/>
        <w:adjustRightInd w:val="0"/>
        <w:spacing w:after="200" w:line="276" w:lineRule="auto"/>
        <w:ind w:right="-22"/>
        <w:jc w:val="center"/>
        <w:rPr>
          <w:rFonts w:hint="eastAsia" w:ascii="仿宋" w:hAnsi="仿宋" w:eastAsia="仿宋" w:cs="仿宋"/>
          <w:b/>
          <w:bCs/>
          <w:kern w:val="0"/>
          <w:sz w:val="36"/>
          <w:szCs w:val="36"/>
          <w:lang w:val="zh-CN"/>
        </w:rPr>
      </w:pPr>
    </w:p>
    <w:p w14:paraId="11BC72C7">
      <w:pPr>
        <w:tabs>
          <w:tab w:val="left" w:pos="9372"/>
        </w:tabs>
        <w:autoSpaceDE w:val="0"/>
        <w:autoSpaceDN w:val="0"/>
        <w:adjustRightInd w:val="0"/>
        <w:spacing w:after="200" w:line="276" w:lineRule="auto"/>
        <w:ind w:right="-22"/>
        <w:jc w:val="center"/>
        <w:rPr>
          <w:rFonts w:hint="eastAsia" w:ascii="仿宋" w:hAnsi="仿宋" w:eastAsia="仿宋" w:cs="仿宋"/>
          <w:kern w:val="0"/>
          <w:sz w:val="32"/>
          <w:szCs w:val="32"/>
          <w:u w:val="single"/>
        </w:rPr>
      </w:pPr>
      <w:r>
        <w:rPr>
          <w:rFonts w:hint="eastAsia" w:ascii="仿宋" w:hAnsi="仿宋" w:eastAsia="仿宋" w:cs="仿宋"/>
          <w:kern w:val="0"/>
          <w:sz w:val="32"/>
          <w:szCs w:val="32"/>
          <w:u w:val="single"/>
        </w:rPr>
        <w:t>【西域智慧供应链（上海）股份公司】</w:t>
      </w:r>
    </w:p>
    <w:p w14:paraId="2274CD79">
      <w:pPr>
        <w:autoSpaceDE w:val="0"/>
        <w:autoSpaceDN w:val="0"/>
        <w:adjustRightInd w:val="0"/>
        <w:spacing w:after="200" w:line="276" w:lineRule="auto"/>
        <w:jc w:val="center"/>
        <w:rPr>
          <w:rFonts w:hint="eastAsia" w:ascii="仿宋" w:hAnsi="仿宋" w:eastAsia="仿宋" w:cs="仿宋"/>
          <w:kern w:val="0"/>
          <w:sz w:val="32"/>
          <w:szCs w:val="32"/>
          <w:lang w:val="zh-CN"/>
        </w:rPr>
      </w:pPr>
      <w:r>
        <w:rPr>
          <w:rFonts w:hint="eastAsia" w:ascii="仿宋" w:hAnsi="仿宋" w:eastAsia="仿宋" w:cs="仿宋"/>
          <w:kern w:val="0"/>
          <w:sz w:val="32"/>
          <w:szCs w:val="32"/>
          <w:lang w:val="zh-CN"/>
        </w:rPr>
        <w:t>（</w:t>
      </w:r>
      <w:r>
        <w:rPr>
          <w:rFonts w:hint="eastAsia" w:ascii="仿宋" w:hAnsi="仿宋" w:eastAsia="仿宋" w:cs="仿宋"/>
          <w:kern w:val="0"/>
          <w:sz w:val="32"/>
          <w:szCs w:val="32"/>
        </w:rPr>
        <w:t>软件及服务接受方</w:t>
      </w:r>
      <w:r>
        <w:rPr>
          <w:rFonts w:hint="eastAsia" w:ascii="仿宋" w:hAnsi="仿宋" w:eastAsia="仿宋" w:cs="仿宋"/>
          <w:kern w:val="0"/>
          <w:sz w:val="32"/>
          <w:szCs w:val="32"/>
          <w:lang w:val="zh-CN"/>
        </w:rPr>
        <w:t>）</w:t>
      </w:r>
    </w:p>
    <w:p w14:paraId="5FF887D9">
      <w:pPr>
        <w:tabs>
          <w:tab w:val="left" w:pos="9372"/>
        </w:tabs>
        <w:autoSpaceDE w:val="0"/>
        <w:autoSpaceDN w:val="0"/>
        <w:adjustRightInd w:val="0"/>
        <w:spacing w:after="200" w:line="276" w:lineRule="auto"/>
        <w:ind w:right="-22"/>
        <w:jc w:val="center"/>
        <w:rPr>
          <w:rFonts w:hint="eastAsia" w:ascii="仿宋" w:hAnsi="仿宋" w:eastAsia="仿宋" w:cs="仿宋"/>
          <w:kern w:val="0"/>
          <w:sz w:val="36"/>
          <w:szCs w:val="36"/>
          <w:u w:val="single"/>
          <w:lang w:val="zh-CN"/>
        </w:rPr>
      </w:pPr>
    </w:p>
    <w:p w14:paraId="74C38B92">
      <w:pPr>
        <w:tabs>
          <w:tab w:val="left" w:pos="9372"/>
        </w:tabs>
        <w:autoSpaceDE w:val="0"/>
        <w:autoSpaceDN w:val="0"/>
        <w:adjustRightInd w:val="0"/>
        <w:spacing w:after="200" w:line="276" w:lineRule="auto"/>
        <w:ind w:right="-22"/>
        <w:jc w:val="center"/>
        <w:rPr>
          <w:rFonts w:hint="eastAsia" w:ascii="仿宋" w:hAnsi="仿宋" w:eastAsia="仿宋" w:cs="仿宋"/>
          <w:kern w:val="0"/>
          <w:sz w:val="32"/>
          <w:szCs w:val="32"/>
          <w:u w:val="single"/>
          <w:lang w:val="zh-CN"/>
        </w:rPr>
      </w:pPr>
      <w:r>
        <w:rPr>
          <w:rFonts w:hint="eastAsia" w:ascii="仿宋" w:hAnsi="仿宋" w:eastAsia="仿宋" w:cs="仿宋"/>
          <w:kern w:val="0"/>
          <w:sz w:val="32"/>
          <w:szCs w:val="32"/>
          <w:u w:val="single"/>
          <w:lang w:val="zh-CN"/>
        </w:rPr>
        <w:t>【上海泊冉软件有限公司】</w:t>
      </w:r>
    </w:p>
    <w:p w14:paraId="4C624E1C">
      <w:pPr>
        <w:tabs>
          <w:tab w:val="left" w:pos="9372"/>
        </w:tabs>
        <w:autoSpaceDE w:val="0"/>
        <w:autoSpaceDN w:val="0"/>
        <w:adjustRightInd w:val="0"/>
        <w:spacing w:after="200" w:line="276" w:lineRule="auto"/>
        <w:ind w:right="-22"/>
        <w:jc w:val="center"/>
        <w:rPr>
          <w:rFonts w:hint="eastAsia" w:ascii="仿宋" w:hAnsi="仿宋" w:eastAsia="仿宋" w:cs="仿宋"/>
          <w:kern w:val="0"/>
          <w:sz w:val="32"/>
          <w:szCs w:val="32"/>
          <w:lang w:val="zh-CN"/>
        </w:rPr>
      </w:pPr>
      <w:r>
        <w:rPr>
          <w:rFonts w:hint="eastAsia" w:ascii="仿宋" w:hAnsi="仿宋" w:eastAsia="仿宋" w:cs="仿宋"/>
          <w:kern w:val="0"/>
          <w:sz w:val="32"/>
          <w:szCs w:val="32"/>
          <w:lang w:val="zh-CN"/>
        </w:rPr>
        <w:t>（</w:t>
      </w:r>
      <w:r>
        <w:rPr>
          <w:rFonts w:hint="eastAsia" w:ascii="仿宋" w:hAnsi="仿宋" w:eastAsia="仿宋" w:cs="仿宋"/>
          <w:kern w:val="0"/>
          <w:sz w:val="32"/>
          <w:szCs w:val="32"/>
        </w:rPr>
        <w:t>软件及服务提供方</w:t>
      </w:r>
      <w:r>
        <w:rPr>
          <w:rFonts w:hint="eastAsia" w:ascii="仿宋" w:hAnsi="仿宋" w:eastAsia="仿宋" w:cs="仿宋"/>
          <w:kern w:val="0"/>
          <w:sz w:val="32"/>
          <w:szCs w:val="32"/>
          <w:lang w:val="zh-CN"/>
        </w:rPr>
        <w:t>）</w:t>
      </w:r>
    </w:p>
    <w:p w14:paraId="42BA6D8D">
      <w:pPr>
        <w:tabs>
          <w:tab w:val="left" w:pos="9372"/>
        </w:tabs>
        <w:autoSpaceDE w:val="0"/>
        <w:autoSpaceDN w:val="0"/>
        <w:adjustRightInd w:val="0"/>
        <w:spacing w:after="200" w:line="276" w:lineRule="auto"/>
        <w:ind w:right="-22"/>
        <w:rPr>
          <w:rFonts w:hint="eastAsia" w:ascii="仿宋" w:hAnsi="仿宋" w:eastAsia="仿宋" w:cs="仿宋"/>
          <w:kern w:val="0"/>
          <w:sz w:val="32"/>
          <w:szCs w:val="32"/>
          <w:lang w:val="zh-CN"/>
        </w:rPr>
      </w:pPr>
    </w:p>
    <w:p w14:paraId="4C846BA5">
      <w:pPr>
        <w:autoSpaceDE w:val="0"/>
        <w:autoSpaceDN w:val="0"/>
        <w:adjustRightInd w:val="0"/>
        <w:spacing w:after="200" w:line="276" w:lineRule="auto"/>
        <w:jc w:val="center"/>
        <w:rPr>
          <w:rFonts w:hint="eastAsia" w:ascii="仿宋" w:hAnsi="仿宋" w:eastAsia="仿宋" w:cs="仿宋"/>
          <w:kern w:val="0"/>
        </w:rPr>
      </w:pPr>
    </w:p>
    <w:p w14:paraId="7A7569DB">
      <w:pPr>
        <w:autoSpaceDE w:val="0"/>
        <w:autoSpaceDN w:val="0"/>
        <w:adjustRightInd w:val="0"/>
        <w:spacing w:after="200" w:line="276" w:lineRule="auto"/>
        <w:jc w:val="center"/>
        <w:rPr>
          <w:rFonts w:hint="eastAsia" w:ascii="仿宋" w:hAnsi="仿宋" w:eastAsia="仿宋" w:cs="仿宋"/>
          <w:kern w:val="0"/>
        </w:rPr>
      </w:pPr>
      <w:r>
        <w:rPr>
          <w:rFonts w:hint="eastAsia" w:ascii="仿宋" w:hAnsi="仿宋" w:eastAsia="仿宋" w:cs="仿宋"/>
          <w:kern w:val="0"/>
          <w:lang w:eastAsia="zh-CN"/>
        </w:rPr>
        <w:t>二〇</w:t>
      </w:r>
      <w:r>
        <w:rPr>
          <w:rFonts w:hint="eastAsia" w:ascii="仿宋" w:hAnsi="仿宋" w:eastAsia="仿宋" w:cs="仿宋"/>
          <w:kern w:val="0"/>
        </w:rPr>
        <w:t>二</w:t>
      </w:r>
      <w:r>
        <w:rPr>
          <w:rFonts w:hint="eastAsia" w:ascii="仿宋" w:hAnsi="仿宋" w:eastAsia="仿宋" w:cs="仿宋"/>
          <w:kern w:val="0"/>
          <w:lang w:val="en-US" w:eastAsia="zh-CN"/>
        </w:rPr>
        <w:t>六</w:t>
      </w:r>
      <w:r>
        <w:rPr>
          <w:rFonts w:hint="eastAsia" w:ascii="仿宋" w:hAnsi="仿宋" w:eastAsia="仿宋" w:cs="仿宋"/>
          <w:kern w:val="0"/>
        </w:rPr>
        <w:t>年</w:t>
      </w:r>
      <w:r>
        <w:rPr>
          <w:rFonts w:hint="eastAsia" w:ascii="仿宋" w:hAnsi="仿宋" w:eastAsia="仿宋" w:cs="仿宋"/>
          <w:kern w:val="0"/>
          <w:lang w:val="en-US" w:eastAsia="zh-CN"/>
        </w:rPr>
        <w:t>四</w:t>
      </w:r>
      <w:r>
        <w:rPr>
          <w:rFonts w:hint="eastAsia" w:ascii="仿宋" w:hAnsi="仿宋" w:eastAsia="仿宋" w:cs="仿宋"/>
          <w:kern w:val="0"/>
          <w:lang w:eastAsia="zh-CN"/>
        </w:rPr>
        <w:t>月</w:t>
      </w:r>
      <w:r>
        <w:rPr>
          <w:rFonts w:hint="eastAsia" w:ascii="仿宋" w:hAnsi="仿宋" w:eastAsia="仿宋" w:cs="仿宋"/>
          <w:kern w:val="0"/>
          <w:lang w:val="en-US" w:eastAsia="zh-CN"/>
        </w:rPr>
        <w:t>二十</w:t>
      </w:r>
      <w:r>
        <w:rPr>
          <w:rFonts w:hint="eastAsia" w:ascii="仿宋" w:hAnsi="仿宋" w:eastAsia="仿宋" w:cs="仿宋"/>
          <w:kern w:val="0"/>
        </w:rPr>
        <w:t>日</w:t>
      </w:r>
    </w:p>
    <w:p w14:paraId="778C88FA">
      <w:pPr>
        <w:autoSpaceDE w:val="0"/>
        <w:autoSpaceDN w:val="0"/>
        <w:adjustRightInd w:val="0"/>
        <w:spacing w:line="276" w:lineRule="auto"/>
        <w:jc w:val="center"/>
        <w:rPr>
          <w:rFonts w:hint="eastAsia" w:ascii="仿宋" w:hAnsi="仿宋" w:eastAsia="仿宋" w:cs="仿宋"/>
          <w:kern w:val="0"/>
        </w:rPr>
      </w:pPr>
      <w:r>
        <w:rPr>
          <w:rFonts w:hint="eastAsia" w:ascii="仿宋" w:hAnsi="仿宋" w:eastAsia="仿宋" w:cs="仿宋"/>
          <w:kern w:val="0"/>
        </w:rPr>
        <w:t>中国·上海·浦东</w:t>
      </w:r>
    </w:p>
    <w:p w14:paraId="653EA840">
      <w:pPr>
        <w:autoSpaceDE w:val="0"/>
        <w:autoSpaceDN w:val="0"/>
        <w:adjustRightInd w:val="0"/>
        <w:spacing w:line="276" w:lineRule="auto"/>
        <w:jc w:val="center"/>
        <w:rPr>
          <w:rFonts w:hint="eastAsia" w:ascii="仿宋" w:hAnsi="仿宋" w:eastAsia="仿宋" w:cs="仿宋"/>
          <w:kern w:val="0"/>
        </w:rPr>
      </w:pPr>
    </w:p>
    <w:p w14:paraId="28478476">
      <w:pPr>
        <w:tabs>
          <w:tab w:val="left" w:pos="9372"/>
        </w:tabs>
        <w:autoSpaceDE w:val="0"/>
        <w:autoSpaceDN w:val="0"/>
        <w:adjustRightInd w:val="0"/>
        <w:spacing w:line="56" w:lineRule="atLeast"/>
        <w:ind w:right="-22"/>
        <w:rPr>
          <w:rFonts w:hint="eastAsia" w:ascii="仿宋" w:hAnsi="仿宋" w:eastAsia="仿宋" w:cs="仿宋"/>
          <w:b/>
          <w:bCs/>
          <w:kern w:val="0"/>
          <w:u w:val="single"/>
          <w:lang w:val="zh-CN"/>
        </w:rPr>
      </w:pPr>
      <w:r>
        <w:rPr>
          <w:rFonts w:hint="eastAsia" w:ascii="仿宋" w:hAnsi="仿宋" w:eastAsia="仿宋" w:cs="仿宋"/>
          <w:b/>
          <w:bCs/>
          <w:kern w:val="0"/>
        </w:rPr>
        <w:t>软件及服务接受方</w:t>
      </w:r>
      <w:r>
        <w:rPr>
          <w:rFonts w:hint="eastAsia" w:ascii="仿宋" w:hAnsi="仿宋" w:eastAsia="仿宋" w:cs="仿宋"/>
          <w:b/>
          <w:bCs/>
          <w:kern w:val="0"/>
          <w:lang w:val="zh-CN"/>
        </w:rPr>
        <w:t>：</w:t>
      </w:r>
      <w:r>
        <w:rPr>
          <w:rFonts w:hint="eastAsia" w:ascii="仿宋" w:hAnsi="仿宋" w:eastAsia="仿宋" w:cs="仿宋"/>
          <w:b/>
          <w:bCs/>
          <w:kern w:val="0"/>
          <w:u w:val="single"/>
        </w:rPr>
        <w:t>西域智慧供应链（上海）股份公司</w:t>
      </w:r>
      <w:r>
        <w:rPr>
          <w:rFonts w:hint="eastAsia" w:ascii="仿宋" w:hAnsi="仿宋" w:eastAsia="仿宋" w:cs="仿宋"/>
          <w:b/>
          <w:bCs/>
          <w:kern w:val="0"/>
          <w:lang w:val="zh-CN"/>
        </w:rPr>
        <w:t>（以下简称“</w:t>
      </w:r>
      <w:r>
        <w:rPr>
          <w:rFonts w:hint="eastAsia" w:ascii="仿宋" w:hAnsi="仿宋" w:eastAsia="仿宋" w:cs="仿宋"/>
          <w:b/>
          <w:bCs/>
          <w:kern w:val="0"/>
        </w:rPr>
        <w:t>甲方</w:t>
      </w:r>
      <w:r>
        <w:rPr>
          <w:rFonts w:hint="eastAsia" w:ascii="仿宋" w:hAnsi="仿宋" w:eastAsia="仿宋" w:cs="仿宋"/>
          <w:b/>
          <w:bCs/>
          <w:kern w:val="0"/>
          <w:lang w:val="zh-CN"/>
        </w:rPr>
        <w:t>”）</w:t>
      </w:r>
    </w:p>
    <w:p w14:paraId="0A311AA9">
      <w:pPr>
        <w:autoSpaceDE w:val="0"/>
        <w:autoSpaceDN w:val="0"/>
        <w:adjustRightInd w:val="0"/>
        <w:spacing w:line="56" w:lineRule="atLeast"/>
        <w:ind w:right="-23"/>
        <w:jc w:val="left"/>
        <w:rPr>
          <w:rFonts w:hint="eastAsia" w:ascii="仿宋" w:hAnsi="仿宋" w:eastAsia="仿宋" w:cs="仿宋"/>
          <w:kern w:val="0"/>
          <w:lang w:val="zh-CN"/>
        </w:rPr>
      </w:pPr>
      <w:r>
        <w:rPr>
          <w:rFonts w:hint="eastAsia" w:ascii="仿宋" w:hAnsi="仿宋" w:eastAsia="仿宋" w:cs="仿宋"/>
          <w:kern w:val="0"/>
        </w:rPr>
        <w:t>联系</w:t>
      </w:r>
      <w:r>
        <w:rPr>
          <w:rFonts w:hint="eastAsia" w:ascii="仿宋" w:hAnsi="仿宋" w:eastAsia="仿宋" w:cs="仿宋"/>
          <w:kern w:val="0"/>
          <w:lang w:val="zh-CN"/>
        </w:rPr>
        <w:t>地址：</w:t>
      </w:r>
      <w:r>
        <w:rPr>
          <w:rFonts w:hint="eastAsia" w:ascii="仿宋" w:hAnsi="仿宋" w:eastAsia="仿宋" w:cs="仿宋"/>
          <w:kern w:val="0"/>
          <w:u w:val="single"/>
          <w:lang w:val="zh-CN"/>
        </w:rPr>
        <w:t>中国(上海)自由贸易试验区中科路1819号15F</w:t>
      </w:r>
    </w:p>
    <w:p w14:paraId="333826C2">
      <w:pPr>
        <w:autoSpaceDE w:val="0"/>
        <w:autoSpaceDN w:val="0"/>
        <w:adjustRightInd w:val="0"/>
        <w:spacing w:line="56" w:lineRule="atLeast"/>
        <w:ind w:right="-23"/>
        <w:jc w:val="left"/>
        <w:rPr>
          <w:rFonts w:hint="eastAsia" w:ascii="仿宋" w:hAnsi="仿宋" w:eastAsia="仿宋" w:cs="仿宋"/>
          <w:kern w:val="0"/>
          <w:u w:val="single"/>
        </w:rPr>
      </w:pPr>
      <w:r>
        <w:rPr>
          <w:rFonts w:hint="eastAsia" w:ascii="仿宋" w:hAnsi="仿宋" w:eastAsia="仿宋" w:cs="仿宋"/>
          <w:kern w:val="0"/>
          <w:lang w:val="zh-CN"/>
        </w:rPr>
        <w:t>法人代表：</w:t>
      </w:r>
      <w:r>
        <w:rPr>
          <w:rFonts w:hint="eastAsia" w:ascii="仿宋" w:hAnsi="仿宋" w:eastAsia="仿宋" w:cs="仿宋"/>
          <w:kern w:val="0"/>
          <w:u w:val="single"/>
          <w:lang w:val="zh-CN"/>
        </w:rPr>
        <w:t xml:space="preserve"> </w:t>
      </w:r>
      <w:r>
        <w:rPr>
          <w:rFonts w:hint="eastAsia" w:ascii="仿宋" w:hAnsi="仿宋" w:eastAsia="仿宋" w:cs="仿宋"/>
          <w:kern w:val="0"/>
          <w:u w:val="single"/>
        </w:rPr>
        <w:t xml:space="preserve">叶永清 </w:t>
      </w:r>
      <w:r>
        <w:rPr>
          <w:rFonts w:hint="eastAsia" w:ascii="仿宋" w:hAnsi="仿宋" w:eastAsia="仿宋" w:cs="仿宋"/>
          <w:kern w:val="0"/>
          <w:lang w:val="zh-CN"/>
        </w:rPr>
        <w:t xml:space="preserve"> </w:t>
      </w:r>
      <w:r>
        <w:rPr>
          <w:rFonts w:hint="eastAsia" w:ascii="仿宋" w:hAnsi="仿宋" w:eastAsia="仿宋" w:cs="仿宋"/>
          <w:kern w:val="0"/>
        </w:rPr>
        <w:t xml:space="preserve">                职务</w:t>
      </w:r>
      <w:r>
        <w:rPr>
          <w:rFonts w:hint="eastAsia" w:ascii="仿宋" w:hAnsi="仿宋" w:eastAsia="仿宋" w:cs="仿宋"/>
          <w:kern w:val="0"/>
          <w:lang w:val="zh-CN"/>
        </w:rPr>
        <w:t>：</w:t>
      </w:r>
      <w:r>
        <w:rPr>
          <w:rFonts w:hint="eastAsia" w:ascii="仿宋" w:hAnsi="仿宋" w:eastAsia="仿宋" w:cs="仿宋"/>
          <w:kern w:val="0"/>
          <w:u w:val="single"/>
        </w:rPr>
        <w:t>董事长</w:t>
      </w:r>
    </w:p>
    <w:p w14:paraId="708667F4">
      <w:pPr>
        <w:autoSpaceDE w:val="0"/>
        <w:autoSpaceDN w:val="0"/>
        <w:adjustRightInd w:val="0"/>
        <w:spacing w:line="56" w:lineRule="atLeast"/>
        <w:ind w:right="-23"/>
        <w:jc w:val="left"/>
        <w:rPr>
          <w:rFonts w:hint="eastAsia" w:ascii="仿宋" w:hAnsi="仿宋" w:eastAsia="仿宋" w:cs="仿宋"/>
          <w:kern w:val="0"/>
          <w:u w:val="single"/>
          <w:lang w:eastAsia="zh-CN"/>
        </w:rPr>
      </w:pPr>
      <w:r>
        <w:rPr>
          <w:rFonts w:hint="eastAsia" w:ascii="仿宋" w:hAnsi="仿宋" w:eastAsia="仿宋" w:cs="仿宋"/>
          <w:kern w:val="0"/>
        </w:rPr>
        <w:t>联系人：</w:t>
      </w:r>
      <w:r>
        <w:rPr>
          <w:rFonts w:hint="eastAsia" w:ascii="仿宋" w:hAnsi="仿宋" w:eastAsia="仿宋" w:cs="仿宋"/>
          <w:kern w:val="0"/>
          <w:u w:val="single"/>
          <w:lang w:eastAsia="zh-CN"/>
        </w:rPr>
        <w:t xml:space="preserve"> </w:t>
      </w:r>
      <w:r>
        <w:rPr>
          <w:rFonts w:hint="eastAsia" w:ascii="仿宋" w:hAnsi="仿宋" w:eastAsia="仿宋" w:cs="仿宋"/>
          <w:kern w:val="0"/>
          <w:u w:val="single"/>
          <w:lang w:val="en-US" w:eastAsia="zh-CN"/>
        </w:rPr>
        <w:t>韩辉</w:t>
      </w:r>
      <w:r>
        <w:rPr>
          <w:rFonts w:hint="eastAsia" w:ascii="仿宋" w:hAnsi="仿宋" w:eastAsia="仿宋" w:cs="仿宋"/>
          <w:kern w:val="0"/>
          <w:u w:val="single"/>
          <w:lang w:eastAsia="zh-CN"/>
        </w:rPr>
        <w:t xml:space="preserve">  </w:t>
      </w:r>
    </w:p>
    <w:p w14:paraId="39688AE7">
      <w:pPr>
        <w:autoSpaceDE w:val="0"/>
        <w:autoSpaceDN w:val="0"/>
        <w:adjustRightInd w:val="0"/>
        <w:spacing w:line="56" w:lineRule="atLeast"/>
        <w:ind w:right="-23"/>
        <w:jc w:val="left"/>
        <w:rPr>
          <w:rFonts w:hint="eastAsia" w:ascii="仿宋" w:hAnsi="仿宋" w:eastAsia="仿宋" w:cs="仿宋"/>
          <w:kern w:val="0"/>
          <w:u w:val="single"/>
        </w:rPr>
      </w:pPr>
      <w:r>
        <w:rPr>
          <w:rFonts w:hint="eastAsia" w:ascii="仿宋" w:hAnsi="仿宋" w:eastAsia="仿宋" w:cs="仿宋"/>
          <w:kern w:val="0"/>
        </w:rPr>
        <w:t>电子邮件：</w:t>
      </w:r>
      <w:r>
        <w:rPr>
          <w:rFonts w:hint="eastAsia" w:ascii="仿宋" w:hAnsi="仿宋" w:eastAsia="仿宋" w:cs="仿宋"/>
          <w:kern w:val="0"/>
          <w:u w:val="single"/>
        </w:rPr>
        <w:t xml:space="preserve"> hugo_han@ehsy.com </w:t>
      </w:r>
    </w:p>
    <w:p w14:paraId="0B79A32A">
      <w:pPr>
        <w:tabs>
          <w:tab w:val="left" w:pos="9372"/>
        </w:tabs>
        <w:autoSpaceDE w:val="0"/>
        <w:autoSpaceDN w:val="0"/>
        <w:adjustRightInd w:val="0"/>
        <w:spacing w:before="423" w:beforeLines="100" w:line="56" w:lineRule="atLeast"/>
        <w:ind w:right="-23"/>
        <w:outlineLvl w:val="0"/>
        <w:rPr>
          <w:rFonts w:hint="eastAsia" w:ascii="仿宋" w:hAnsi="仿宋" w:eastAsia="仿宋" w:cs="仿宋"/>
          <w:b/>
          <w:bCs/>
          <w:kern w:val="0"/>
          <w:u w:val="single"/>
          <w:lang w:val="zh-CN"/>
        </w:rPr>
      </w:pPr>
      <w:r>
        <w:rPr>
          <w:rFonts w:hint="eastAsia" w:ascii="仿宋" w:hAnsi="仿宋" w:eastAsia="仿宋" w:cs="仿宋"/>
          <w:b/>
          <w:bCs/>
          <w:kern w:val="0"/>
        </w:rPr>
        <w:t>软件及服务提供方</w:t>
      </w:r>
      <w:r>
        <w:rPr>
          <w:rFonts w:hint="eastAsia" w:ascii="仿宋" w:hAnsi="仿宋" w:eastAsia="仿宋" w:cs="仿宋"/>
          <w:b/>
          <w:bCs/>
          <w:kern w:val="0"/>
          <w:lang w:val="zh-CN"/>
        </w:rPr>
        <w:t>：</w:t>
      </w:r>
      <w:r>
        <w:rPr>
          <w:rFonts w:hint="eastAsia" w:ascii="仿宋" w:hAnsi="仿宋" w:eastAsia="仿宋" w:cs="仿宋"/>
          <w:b/>
          <w:bCs/>
          <w:kern w:val="0"/>
          <w:u w:val="single"/>
        </w:rPr>
        <w:t xml:space="preserve"> 上海泊冉软件有限公司 </w:t>
      </w:r>
      <w:r>
        <w:rPr>
          <w:rFonts w:hint="eastAsia" w:ascii="仿宋" w:hAnsi="仿宋" w:eastAsia="仿宋" w:cs="仿宋"/>
          <w:b/>
          <w:bCs/>
          <w:kern w:val="0"/>
          <w:lang w:val="zh-CN"/>
        </w:rPr>
        <w:t>（以下简称“</w:t>
      </w:r>
      <w:r>
        <w:rPr>
          <w:rFonts w:hint="eastAsia" w:ascii="仿宋" w:hAnsi="仿宋" w:eastAsia="仿宋" w:cs="仿宋"/>
          <w:b/>
          <w:bCs/>
          <w:kern w:val="0"/>
        </w:rPr>
        <w:t>乙方</w:t>
      </w:r>
      <w:r>
        <w:rPr>
          <w:rFonts w:hint="eastAsia" w:ascii="仿宋" w:hAnsi="仿宋" w:eastAsia="仿宋" w:cs="仿宋"/>
          <w:b/>
          <w:bCs/>
          <w:kern w:val="0"/>
          <w:lang w:val="zh-CN"/>
        </w:rPr>
        <w:t>”）</w:t>
      </w:r>
    </w:p>
    <w:p w14:paraId="7A80308A">
      <w:pPr>
        <w:autoSpaceDE w:val="0"/>
        <w:autoSpaceDN w:val="0"/>
        <w:adjustRightInd w:val="0"/>
        <w:spacing w:line="56" w:lineRule="atLeast"/>
        <w:ind w:right="-23"/>
        <w:jc w:val="left"/>
        <w:rPr>
          <w:rFonts w:hint="eastAsia" w:ascii="仿宋" w:hAnsi="仿宋" w:eastAsia="仿宋" w:cs="仿宋"/>
          <w:kern w:val="0"/>
          <w:u w:val="single"/>
        </w:rPr>
      </w:pPr>
      <w:r>
        <w:rPr>
          <w:rFonts w:hint="eastAsia" w:ascii="仿宋" w:hAnsi="仿宋" w:eastAsia="仿宋" w:cs="仿宋"/>
          <w:kern w:val="0"/>
        </w:rPr>
        <w:t>联系</w:t>
      </w:r>
      <w:r>
        <w:rPr>
          <w:rFonts w:hint="eastAsia" w:ascii="仿宋" w:hAnsi="仿宋" w:eastAsia="仿宋" w:cs="仿宋"/>
          <w:kern w:val="0"/>
          <w:lang w:val="zh-CN"/>
        </w:rPr>
        <w:t>地址：</w:t>
      </w:r>
      <w:r>
        <w:rPr>
          <w:rFonts w:hint="eastAsia" w:ascii="仿宋" w:hAnsi="仿宋" w:eastAsia="仿宋" w:cs="仿宋"/>
          <w:kern w:val="0"/>
          <w:u w:val="single"/>
          <w:lang w:val="zh-CN"/>
        </w:rPr>
        <w:t xml:space="preserve"> 上海市宝山区上大路668号1幢5层A区1560室 </w:t>
      </w:r>
    </w:p>
    <w:p w14:paraId="4E7F5E43">
      <w:pPr>
        <w:autoSpaceDE w:val="0"/>
        <w:autoSpaceDN w:val="0"/>
        <w:adjustRightInd w:val="0"/>
        <w:spacing w:line="56" w:lineRule="atLeast"/>
        <w:ind w:right="-23"/>
        <w:jc w:val="left"/>
        <w:rPr>
          <w:rFonts w:hint="eastAsia" w:ascii="仿宋" w:hAnsi="仿宋" w:eastAsia="仿宋" w:cs="仿宋"/>
          <w:kern w:val="0"/>
          <w:lang w:val="zh-CN"/>
        </w:rPr>
      </w:pPr>
      <w:r>
        <w:rPr>
          <w:rFonts w:hint="eastAsia" w:ascii="仿宋" w:hAnsi="仿宋" w:eastAsia="仿宋" w:cs="仿宋"/>
          <w:kern w:val="0"/>
          <w:lang w:val="zh-CN"/>
        </w:rPr>
        <w:t>法人代表：</w:t>
      </w:r>
      <w:r>
        <w:rPr>
          <w:rFonts w:hint="eastAsia" w:ascii="仿宋" w:hAnsi="仿宋" w:eastAsia="仿宋" w:cs="仿宋"/>
          <w:kern w:val="0"/>
          <w:u w:val="single"/>
        </w:rPr>
        <w:t xml:space="preserve"> </w:t>
      </w:r>
      <w:r>
        <w:rPr>
          <w:rFonts w:hint="eastAsia" w:ascii="仿宋" w:hAnsi="仿宋" w:eastAsia="仿宋" w:cs="仿宋"/>
          <w:kern w:val="0"/>
          <w:u w:val="single"/>
          <w:lang w:eastAsia="zh-CN"/>
        </w:rPr>
        <w:t>吴远朝</w:t>
      </w:r>
      <w:r>
        <w:rPr>
          <w:rFonts w:hint="eastAsia" w:ascii="仿宋" w:hAnsi="仿宋" w:eastAsia="仿宋" w:cs="仿宋"/>
          <w:kern w:val="0"/>
          <w:u w:val="single"/>
        </w:rPr>
        <w:t xml:space="preserve"> </w:t>
      </w:r>
      <w:r>
        <w:rPr>
          <w:rFonts w:hint="eastAsia" w:ascii="仿宋" w:hAnsi="仿宋" w:eastAsia="仿宋" w:cs="仿宋"/>
          <w:kern w:val="0"/>
        </w:rPr>
        <w:t xml:space="preserve">                 职务：</w:t>
      </w:r>
      <w:r>
        <w:rPr>
          <w:rFonts w:hint="eastAsia" w:ascii="仿宋" w:hAnsi="仿宋" w:eastAsia="仿宋" w:cs="仿宋"/>
          <w:kern w:val="0"/>
          <w:u w:val="single"/>
        </w:rPr>
        <w:t xml:space="preserve">  </w:t>
      </w:r>
      <w:r>
        <w:rPr>
          <w:rFonts w:hint="eastAsia" w:ascii="仿宋" w:hAnsi="仿宋" w:eastAsia="仿宋" w:cs="仿宋"/>
          <w:kern w:val="0"/>
          <w:u w:val="single"/>
          <w:lang w:val="en-US" w:eastAsia="zh-CN"/>
        </w:rPr>
        <w:t>法人</w:t>
      </w:r>
      <w:r>
        <w:rPr>
          <w:rFonts w:hint="eastAsia" w:ascii="仿宋" w:hAnsi="仿宋" w:eastAsia="仿宋" w:cs="仿宋"/>
          <w:kern w:val="0"/>
          <w:u w:val="single"/>
        </w:rPr>
        <w:t xml:space="preserve"> </w:t>
      </w:r>
      <w:r>
        <w:rPr>
          <w:rFonts w:hint="eastAsia" w:ascii="仿宋" w:hAnsi="仿宋" w:eastAsia="仿宋" w:cs="仿宋"/>
          <w:kern w:val="0"/>
          <w:lang w:val="zh-CN"/>
        </w:rPr>
        <w:t xml:space="preserve">  </w:t>
      </w:r>
    </w:p>
    <w:p w14:paraId="1E4A1CC7">
      <w:pPr>
        <w:autoSpaceDE w:val="0"/>
        <w:autoSpaceDN w:val="0"/>
        <w:adjustRightInd w:val="0"/>
        <w:spacing w:line="56" w:lineRule="atLeast"/>
        <w:ind w:right="-23"/>
        <w:jc w:val="left"/>
        <w:rPr>
          <w:rFonts w:hint="eastAsia" w:ascii="仿宋" w:hAnsi="仿宋" w:eastAsia="仿宋" w:cs="仿宋"/>
          <w:kern w:val="0"/>
          <w:u w:val="single"/>
          <w:lang w:eastAsia="zh-CN"/>
        </w:rPr>
      </w:pPr>
      <w:r>
        <w:rPr>
          <w:rFonts w:hint="eastAsia" w:ascii="仿宋" w:hAnsi="仿宋" w:eastAsia="仿宋" w:cs="仿宋"/>
          <w:kern w:val="0"/>
        </w:rPr>
        <w:t>联系人：</w:t>
      </w:r>
      <w:r>
        <w:rPr>
          <w:rFonts w:hint="eastAsia" w:ascii="仿宋" w:hAnsi="仿宋" w:eastAsia="仿宋" w:cs="仿宋"/>
          <w:kern w:val="0"/>
          <w:u w:val="single"/>
          <w:lang w:eastAsia="zh-CN"/>
        </w:rPr>
        <w:t xml:space="preserve"> 吴远朝 </w:t>
      </w:r>
    </w:p>
    <w:p w14:paraId="547C1547">
      <w:pPr>
        <w:autoSpaceDE w:val="0"/>
        <w:autoSpaceDN w:val="0"/>
        <w:adjustRightInd w:val="0"/>
        <w:spacing w:line="56" w:lineRule="atLeast"/>
        <w:ind w:right="-23"/>
        <w:jc w:val="left"/>
        <w:rPr>
          <w:rFonts w:hint="eastAsia" w:ascii="仿宋" w:hAnsi="仿宋" w:eastAsia="仿宋" w:cs="仿宋"/>
          <w:kern w:val="0"/>
          <w:u w:val="single"/>
          <w:lang w:eastAsia="zh-CN"/>
        </w:rPr>
      </w:pPr>
      <w:r>
        <w:rPr>
          <w:rFonts w:hint="eastAsia" w:ascii="仿宋" w:hAnsi="仿宋" w:eastAsia="仿宋" w:cs="仿宋"/>
          <w:kern w:val="0"/>
        </w:rPr>
        <w:t>联系电话：</w:t>
      </w:r>
      <w:r>
        <w:rPr>
          <w:rFonts w:hint="eastAsia" w:ascii="仿宋" w:hAnsi="仿宋" w:eastAsia="仿宋" w:cs="仿宋"/>
          <w:kern w:val="0"/>
          <w:u w:val="single"/>
          <w:lang w:eastAsia="zh-CN"/>
        </w:rPr>
        <w:t xml:space="preserve"> 17721038166 </w:t>
      </w:r>
    </w:p>
    <w:p w14:paraId="672AE4ED">
      <w:pPr>
        <w:autoSpaceDE w:val="0"/>
        <w:autoSpaceDN w:val="0"/>
        <w:adjustRightInd w:val="0"/>
        <w:spacing w:line="56" w:lineRule="atLeast"/>
        <w:ind w:right="-23"/>
        <w:jc w:val="left"/>
        <w:rPr>
          <w:rFonts w:hint="eastAsia" w:ascii="仿宋" w:hAnsi="仿宋" w:eastAsia="仿宋" w:cs="仿宋"/>
          <w:kern w:val="0"/>
          <w:u w:val="single"/>
        </w:rPr>
      </w:pPr>
      <w:r>
        <w:rPr>
          <w:rFonts w:hint="eastAsia" w:ascii="仿宋" w:hAnsi="仿宋" w:eastAsia="仿宋" w:cs="仿宋"/>
          <w:kern w:val="0"/>
        </w:rPr>
        <w:t>电子邮件：</w:t>
      </w:r>
      <w:r>
        <w:rPr>
          <w:rFonts w:hint="eastAsia" w:ascii="仿宋" w:hAnsi="仿宋" w:eastAsia="仿宋" w:cs="仿宋"/>
          <w:kern w:val="0"/>
          <w:u w:val="single"/>
        </w:rPr>
        <w:t xml:space="preserve"> </w:t>
      </w:r>
      <w:r>
        <w:rPr>
          <w:rFonts w:hint="eastAsia" w:ascii="仿宋" w:hAnsi="仿宋" w:eastAsia="仿宋" w:cs="仿宋"/>
          <w:kern w:val="0"/>
          <w:u w:val="single"/>
          <w:lang w:eastAsia="zh-CN"/>
        </w:rPr>
        <w:t>wyz@iboran.com</w:t>
      </w:r>
      <w:r>
        <w:rPr>
          <w:rFonts w:hint="eastAsia" w:ascii="仿宋" w:hAnsi="仿宋" w:eastAsia="仿宋" w:cs="仿宋"/>
          <w:kern w:val="0"/>
          <w:u w:val="single"/>
        </w:rPr>
        <w:t xml:space="preserve"> </w:t>
      </w:r>
    </w:p>
    <w:p w14:paraId="10B43CAC">
      <w:pPr>
        <w:autoSpaceDE w:val="0"/>
        <w:autoSpaceDN w:val="0"/>
        <w:adjustRightInd w:val="0"/>
        <w:spacing w:after="200" w:line="56" w:lineRule="atLeast"/>
        <w:ind w:right="-22"/>
        <w:jc w:val="left"/>
        <w:rPr>
          <w:rFonts w:hint="eastAsia" w:ascii="仿宋" w:hAnsi="仿宋" w:eastAsia="仿宋" w:cs="仿宋"/>
          <w:kern w:val="0"/>
          <w:lang w:val="zh-CN"/>
        </w:rPr>
      </w:pPr>
      <w:r>
        <w:rPr>
          <w:rFonts w:hint="eastAsia" w:ascii="仿宋" w:hAnsi="仿宋" w:eastAsia="仿宋" w:cs="仿宋"/>
          <w:kern w:val="0"/>
          <w:lang w:val="zh-CN"/>
        </w:rPr>
        <w:t xml:space="preserve"> </w:t>
      </w:r>
    </w:p>
    <w:p w14:paraId="48F95EEF">
      <w:pPr>
        <w:autoSpaceDE w:val="0"/>
        <w:autoSpaceDN w:val="0"/>
        <w:adjustRightInd w:val="0"/>
        <w:spacing w:after="200"/>
        <w:ind w:right="-22" w:firstLine="426"/>
        <w:jc w:val="left"/>
        <w:rPr>
          <w:rFonts w:hint="eastAsia" w:ascii="仿宋" w:hAnsi="仿宋" w:eastAsia="仿宋" w:cs="仿宋"/>
          <w:kern w:val="0"/>
          <w:lang w:val="zh-CN"/>
        </w:rPr>
      </w:pPr>
      <w:r>
        <w:rPr>
          <w:rFonts w:hint="eastAsia" w:ascii="仿宋" w:hAnsi="仿宋" w:eastAsia="仿宋" w:cs="仿宋"/>
          <w:kern w:val="0"/>
          <w:lang w:val="zh-CN"/>
        </w:rPr>
        <w:t>根据《中华人民共和国</w:t>
      </w:r>
      <w:r>
        <w:rPr>
          <w:rFonts w:hint="eastAsia" w:ascii="仿宋" w:hAnsi="仿宋" w:eastAsia="仿宋" w:cs="仿宋"/>
          <w:kern w:val="0"/>
        </w:rPr>
        <w:t>民法典</w:t>
      </w:r>
      <w:r>
        <w:rPr>
          <w:rFonts w:hint="eastAsia" w:ascii="仿宋" w:hAnsi="仿宋" w:eastAsia="仿宋" w:cs="仿宋"/>
          <w:kern w:val="0"/>
          <w:lang w:val="zh-CN"/>
        </w:rPr>
        <w:t>》及</w:t>
      </w:r>
      <w:r>
        <w:rPr>
          <w:rFonts w:hint="eastAsia" w:ascii="仿宋" w:hAnsi="仿宋" w:eastAsia="仿宋" w:cs="仿宋"/>
          <w:kern w:val="0"/>
        </w:rPr>
        <w:t>其他</w:t>
      </w:r>
      <w:r>
        <w:rPr>
          <w:rFonts w:hint="eastAsia" w:ascii="仿宋" w:hAnsi="仿宋" w:eastAsia="仿宋" w:cs="仿宋"/>
          <w:kern w:val="0"/>
          <w:lang w:val="zh-CN"/>
        </w:rPr>
        <w:t>有关法律法规的规定，甲乙双方在平等自愿、</w:t>
      </w:r>
      <w:r>
        <w:rPr>
          <w:rFonts w:hint="eastAsia" w:ascii="仿宋" w:hAnsi="仿宋" w:eastAsia="仿宋" w:cs="仿宋"/>
          <w:kern w:val="0"/>
        </w:rPr>
        <w:t>诚实守信</w:t>
      </w:r>
      <w:r>
        <w:rPr>
          <w:rFonts w:hint="eastAsia" w:ascii="仿宋" w:hAnsi="仿宋" w:eastAsia="仿宋" w:cs="仿宋"/>
          <w:kern w:val="0"/>
          <w:lang w:val="zh-CN"/>
        </w:rPr>
        <w:t>的</w:t>
      </w:r>
      <w:r>
        <w:rPr>
          <w:rFonts w:hint="eastAsia" w:ascii="仿宋" w:hAnsi="仿宋" w:eastAsia="仿宋" w:cs="仿宋"/>
          <w:kern w:val="0"/>
        </w:rPr>
        <w:t>原则下</w:t>
      </w:r>
      <w:r>
        <w:rPr>
          <w:rFonts w:hint="eastAsia" w:ascii="仿宋" w:hAnsi="仿宋" w:eastAsia="仿宋" w:cs="仿宋"/>
          <w:kern w:val="0"/>
          <w:lang w:val="zh-CN"/>
        </w:rPr>
        <w:t>，就</w:t>
      </w:r>
      <w:r>
        <w:rPr>
          <w:rFonts w:hint="eastAsia" w:ascii="仿宋" w:hAnsi="仿宋" w:eastAsia="仿宋" w:cs="仿宋"/>
          <w:kern w:val="0"/>
        </w:rPr>
        <w:t>乙方向甲方提供【</w:t>
      </w:r>
      <w:r>
        <w:rPr>
          <w:rFonts w:hint="eastAsia" w:ascii="仿宋" w:hAnsi="仿宋" w:eastAsia="仿宋" w:cs="仿宋"/>
          <w:kern w:val="0"/>
          <w:lang w:val="en-US" w:eastAsia="zh-CN"/>
        </w:rPr>
        <w:t>西域数智化投标管理平台建设项目</w:t>
      </w:r>
      <w:r>
        <w:rPr>
          <w:rFonts w:hint="eastAsia" w:ascii="仿宋" w:hAnsi="仿宋" w:eastAsia="仿宋" w:cs="仿宋"/>
          <w:kern w:val="0"/>
        </w:rPr>
        <w:t>】（以下简称“本项目”或“项目”）的软件产品许可及技术服务的相关</w:t>
      </w:r>
      <w:r>
        <w:rPr>
          <w:rFonts w:hint="eastAsia" w:ascii="仿宋" w:hAnsi="仿宋" w:eastAsia="仿宋" w:cs="仿宋"/>
          <w:kern w:val="0"/>
          <w:lang w:val="zh-CN"/>
        </w:rPr>
        <w:t>事宜，为明确双方权利义务，经协商一致，订立本合同，</w:t>
      </w:r>
      <w:r>
        <w:rPr>
          <w:rFonts w:hint="eastAsia" w:ascii="仿宋" w:hAnsi="仿宋" w:eastAsia="仿宋" w:cs="仿宋"/>
          <w:kern w:val="0"/>
        </w:rPr>
        <w:t>以期共同遵守</w:t>
      </w:r>
      <w:r>
        <w:rPr>
          <w:rFonts w:hint="eastAsia" w:ascii="仿宋" w:hAnsi="仿宋" w:eastAsia="仿宋" w:cs="仿宋"/>
          <w:kern w:val="0"/>
          <w:lang w:val="zh-CN"/>
        </w:rPr>
        <w:t>。</w:t>
      </w:r>
    </w:p>
    <w:p w14:paraId="00040B0B">
      <w:pPr>
        <w:autoSpaceDE w:val="0"/>
        <w:autoSpaceDN w:val="0"/>
        <w:adjustRightInd w:val="0"/>
        <w:spacing w:after="200"/>
        <w:ind w:right="-23"/>
        <w:jc w:val="left"/>
        <w:outlineLvl w:val="0"/>
        <w:rPr>
          <w:rFonts w:hint="eastAsia" w:ascii="仿宋" w:hAnsi="仿宋" w:eastAsia="仿宋" w:cs="仿宋"/>
          <w:b/>
          <w:bCs/>
          <w:kern w:val="0"/>
        </w:rPr>
      </w:pPr>
      <w:r>
        <w:rPr>
          <w:rFonts w:hint="eastAsia" w:ascii="仿宋" w:hAnsi="仿宋" w:eastAsia="仿宋" w:cs="仿宋"/>
          <w:b/>
          <w:bCs/>
          <w:kern w:val="0"/>
          <w:lang w:val="zh-CN"/>
        </w:rPr>
        <w:t xml:space="preserve">第一条 </w:t>
      </w:r>
      <w:r>
        <w:rPr>
          <w:rFonts w:hint="eastAsia" w:ascii="仿宋" w:hAnsi="仿宋" w:eastAsia="仿宋" w:cs="仿宋"/>
          <w:b/>
          <w:bCs/>
          <w:kern w:val="0"/>
        </w:rPr>
        <w:t>定义</w:t>
      </w:r>
    </w:p>
    <w:p w14:paraId="5C75FE4A">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lang w:val="zh-CN"/>
        </w:rPr>
        <w:t>1、【软件产品】：指</w:t>
      </w:r>
      <w:r>
        <w:rPr>
          <w:rFonts w:hint="eastAsia" w:ascii="仿宋" w:hAnsi="仿宋" w:eastAsia="仿宋" w:cs="仿宋"/>
          <w:kern w:val="0"/>
        </w:rPr>
        <w:t>乙方享有</w:t>
      </w:r>
      <w:r>
        <w:rPr>
          <w:rFonts w:hint="eastAsia" w:ascii="仿宋" w:hAnsi="仿宋" w:eastAsia="仿宋" w:cs="仿宋"/>
          <w:kern w:val="0"/>
          <w:lang w:val="zh-CN"/>
        </w:rPr>
        <w:t>完全、自主</w:t>
      </w:r>
      <w:r>
        <w:rPr>
          <w:rFonts w:hint="eastAsia" w:ascii="仿宋" w:hAnsi="仿宋" w:eastAsia="仿宋" w:cs="仿宋"/>
          <w:kern w:val="0"/>
          <w:highlight w:val="none"/>
          <w:lang w:val="zh-CN"/>
        </w:rPr>
        <w:t>知识产权的</w:t>
      </w:r>
      <w:commentRangeStart w:id="0"/>
      <w:r>
        <w:rPr>
          <w:rFonts w:hint="eastAsia" w:ascii="仿宋" w:hAnsi="仿宋" w:eastAsia="仿宋" w:cs="仿宋"/>
          <w:kern w:val="0"/>
          <w:highlight w:val="none"/>
          <w:lang w:val="zh-CN"/>
        </w:rPr>
        <w:t>【</w:t>
      </w:r>
      <w:r>
        <w:rPr>
          <w:rFonts w:hint="eastAsia" w:ascii="仿宋" w:hAnsi="仿宋" w:eastAsia="仿宋" w:cs="仿宋"/>
          <w:kern w:val="0"/>
          <w:highlight w:val="none"/>
        </w:rPr>
        <w:t xml:space="preserve"> </w:t>
      </w:r>
      <w:r>
        <w:rPr>
          <w:rFonts w:hint="eastAsia" w:ascii="仿宋" w:hAnsi="仿宋" w:eastAsia="仿宋" w:cs="仿宋"/>
          <w:kern w:val="0"/>
          <w:highlight w:val="none"/>
          <w:lang w:val="en-US" w:eastAsia="zh-CN"/>
        </w:rPr>
        <w:t xml:space="preserve"> </w:t>
      </w:r>
      <w:r>
        <w:rPr>
          <w:rFonts w:hint="eastAsia" w:ascii="仿宋" w:hAnsi="仿宋" w:eastAsia="仿宋" w:cs="仿宋"/>
          <w:kern w:val="0"/>
          <w:highlight w:val="none"/>
          <w:lang w:val="zh-CN"/>
        </w:rPr>
        <w:t>】</w:t>
      </w:r>
      <w:commentRangeEnd w:id="0"/>
      <w:r>
        <w:commentReference w:id="0"/>
      </w:r>
      <w:r>
        <w:rPr>
          <w:rFonts w:hint="eastAsia" w:ascii="仿宋" w:hAnsi="仿宋" w:eastAsia="仿宋" w:cs="仿宋"/>
          <w:kern w:val="0"/>
          <w:highlight w:val="none"/>
        </w:rPr>
        <w:t>软件（</w:t>
      </w:r>
      <w:r>
        <w:rPr>
          <w:rFonts w:hint="eastAsia" w:ascii="仿宋" w:hAnsi="仿宋" w:eastAsia="仿宋" w:cs="仿宋"/>
          <w:kern w:val="0"/>
        </w:rPr>
        <w:t>知识产权证明文件</w:t>
      </w:r>
      <w:r>
        <w:rPr>
          <w:rFonts w:hint="eastAsia" w:ascii="仿宋" w:hAnsi="仿宋" w:eastAsia="仿宋" w:cs="仿宋"/>
          <w:kern w:val="0"/>
          <w:lang w:val="en-US" w:eastAsia="zh-CN"/>
        </w:rPr>
        <w:t>见</w:t>
      </w:r>
      <w:r>
        <w:rPr>
          <w:rFonts w:hint="eastAsia" w:ascii="仿宋" w:hAnsi="仿宋" w:eastAsia="仿宋" w:cs="仿宋"/>
          <w:kern w:val="0"/>
        </w:rPr>
        <w:t>附件一）。</w:t>
      </w:r>
    </w:p>
    <w:p w14:paraId="5F9288BC">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rPr>
        <w:t>2、【</w:t>
      </w:r>
      <w:r>
        <w:rPr>
          <w:rFonts w:hint="eastAsia" w:ascii="仿宋" w:hAnsi="仿宋" w:eastAsia="仿宋" w:cs="仿宋"/>
          <w:kern w:val="0"/>
          <w:lang w:val="zh-CN"/>
        </w:rPr>
        <w:t>软件产品许可授权</w:t>
      </w:r>
      <w:r>
        <w:rPr>
          <w:rFonts w:hint="eastAsia" w:ascii="仿宋" w:hAnsi="仿宋" w:eastAsia="仿宋" w:cs="仿宋"/>
          <w:kern w:val="0"/>
        </w:rPr>
        <w:t>】</w:t>
      </w:r>
      <w:r>
        <w:rPr>
          <w:rFonts w:hint="eastAsia" w:ascii="仿宋" w:hAnsi="仿宋" w:eastAsia="仿宋" w:cs="仿宋"/>
          <w:kern w:val="0"/>
          <w:lang w:val="zh-CN"/>
        </w:rPr>
        <w:t>：指乙方</w:t>
      </w:r>
      <w:r>
        <w:rPr>
          <w:rFonts w:hint="eastAsia" w:ascii="仿宋" w:hAnsi="仿宋" w:eastAsia="仿宋" w:cs="仿宋"/>
          <w:kern w:val="0"/>
          <w:lang w:val="en-US"/>
        </w:rPr>
        <w:t>授予甲方及甲方关联方对本合同所涉软件产品的永久使用权</w:t>
      </w:r>
      <w:r>
        <w:rPr>
          <w:rFonts w:hint="eastAsia" w:ascii="仿宋" w:hAnsi="仿宋" w:eastAsia="仿宋" w:cs="仿宋"/>
          <w:kern w:val="0"/>
          <w:lang w:val="zh-CN"/>
        </w:rPr>
        <w:t>。</w:t>
      </w:r>
    </w:p>
    <w:p w14:paraId="3CD02AC3">
      <w:pPr>
        <w:autoSpaceDE w:val="0"/>
        <w:autoSpaceDN w:val="0"/>
        <w:adjustRightInd w:val="0"/>
        <w:spacing w:after="200"/>
        <w:ind w:right="-23" w:firstLine="480" w:firstLineChars="200"/>
        <w:jc w:val="left"/>
        <w:rPr>
          <w:rFonts w:hint="eastAsia" w:ascii="仿宋" w:hAnsi="仿宋" w:eastAsia="仿宋" w:cs="仿宋"/>
          <w:kern w:val="0"/>
        </w:rPr>
      </w:pPr>
      <w:r>
        <w:rPr>
          <w:rFonts w:hint="eastAsia" w:ascii="仿宋" w:hAnsi="仿宋" w:eastAsia="仿宋" w:cs="仿宋"/>
          <w:kern w:val="0"/>
          <w:lang w:val="en-US" w:eastAsia="zh-CN"/>
        </w:rPr>
        <w:t>3</w:t>
      </w:r>
      <w:r>
        <w:rPr>
          <w:rFonts w:hint="eastAsia" w:ascii="仿宋" w:hAnsi="仿宋" w:eastAsia="仿宋" w:cs="仿宋"/>
          <w:kern w:val="0"/>
        </w:rPr>
        <w:t>、【项目</w:t>
      </w:r>
      <w:r>
        <w:rPr>
          <w:rFonts w:hint="eastAsia" w:ascii="仿宋" w:hAnsi="仿宋" w:eastAsia="仿宋" w:cs="仿宋"/>
          <w:kern w:val="0"/>
          <w:lang w:val="en-US"/>
        </w:rPr>
        <w:t>交付</w:t>
      </w:r>
      <w:r>
        <w:rPr>
          <w:rFonts w:hint="eastAsia" w:ascii="仿宋" w:hAnsi="仿宋" w:eastAsia="仿宋" w:cs="仿宋"/>
          <w:kern w:val="0"/>
        </w:rPr>
        <w:t>】：指乙方应向甲方交付符合合同约定的、基于乙方软件产品且能够实现甲方全部功能需求的</w:t>
      </w:r>
      <w:r>
        <w:rPr>
          <w:rFonts w:hint="eastAsia" w:ascii="仿宋" w:hAnsi="仿宋" w:eastAsia="仿宋" w:cs="仿宋"/>
          <w:kern w:val="0"/>
          <w:lang w:val="en-US" w:eastAsia="zh-CN"/>
        </w:rPr>
        <w:t>相关系统及附件四中列明的项目文档</w:t>
      </w:r>
      <w:r>
        <w:rPr>
          <w:rFonts w:hint="eastAsia" w:ascii="仿宋" w:hAnsi="仿宋" w:eastAsia="仿宋" w:cs="仿宋"/>
          <w:kern w:val="0"/>
        </w:rPr>
        <w:t>，系统经甲方最终验收合格且双方签署验收文件，方为项目交付。</w:t>
      </w:r>
    </w:p>
    <w:p w14:paraId="094B0048">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lang w:val="en-US" w:eastAsia="zh-CN"/>
        </w:rPr>
        <w:t>4</w:t>
      </w:r>
      <w:r>
        <w:rPr>
          <w:rFonts w:hint="eastAsia" w:ascii="仿宋" w:hAnsi="仿宋" w:eastAsia="仿宋" w:cs="仿宋"/>
          <w:kern w:val="0"/>
        </w:rPr>
        <w:t>、【</w:t>
      </w:r>
      <w:r>
        <w:rPr>
          <w:rFonts w:hint="eastAsia" w:ascii="仿宋" w:hAnsi="仿宋" w:eastAsia="仿宋" w:cs="仿宋"/>
          <w:kern w:val="0"/>
          <w:lang w:val="zh-CN"/>
        </w:rPr>
        <w:t>实施服务</w:t>
      </w:r>
      <w:r>
        <w:rPr>
          <w:rFonts w:hint="eastAsia" w:ascii="仿宋" w:hAnsi="仿宋" w:eastAsia="仿宋" w:cs="仿宋"/>
          <w:kern w:val="0"/>
        </w:rPr>
        <w:t>】</w:t>
      </w:r>
      <w:r>
        <w:rPr>
          <w:rFonts w:hint="eastAsia" w:ascii="仿宋" w:hAnsi="仿宋" w:eastAsia="仿宋" w:cs="仿宋"/>
          <w:kern w:val="0"/>
          <w:lang w:val="zh-CN"/>
        </w:rPr>
        <w:t>：指</w:t>
      </w:r>
      <w:r>
        <w:rPr>
          <w:rFonts w:hint="eastAsia" w:ascii="仿宋" w:hAnsi="仿宋" w:eastAsia="仿宋" w:cs="仿宋"/>
          <w:kern w:val="0"/>
        </w:rPr>
        <w:t>乙方</w:t>
      </w:r>
      <w:r>
        <w:rPr>
          <w:rFonts w:hint="eastAsia" w:ascii="仿宋" w:hAnsi="仿宋" w:eastAsia="仿宋" w:cs="仿宋"/>
          <w:kern w:val="0"/>
          <w:lang w:val="zh-CN"/>
        </w:rPr>
        <w:t>所提供的、</w:t>
      </w:r>
      <w:r>
        <w:rPr>
          <w:rFonts w:hint="eastAsia" w:ascii="仿宋" w:hAnsi="仿宋" w:eastAsia="仿宋" w:cs="仿宋"/>
          <w:kern w:val="0"/>
        </w:rPr>
        <w:t>基于乙方的软件产品</w:t>
      </w:r>
      <w:r>
        <w:rPr>
          <w:rFonts w:hint="eastAsia" w:ascii="仿宋" w:hAnsi="仿宋" w:eastAsia="仿宋" w:cs="仿宋"/>
          <w:kern w:val="0"/>
          <w:lang w:val="zh-CN"/>
        </w:rPr>
        <w:t>结合甲方的经营发展状况，</w:t>
      </w:r>
      <w:r>
        <w:rPr>
          <w:rFonts w:hint="eastAsia" w:ascii="仿宋" w:hAnsi="仿宋" w:eastAsia="仿宋" w:cs="仿宋"/>
          <w:kern w:val="0"/>
        </w:rPr>
        <w:t>实现甲方功能需求，</w:t>
      </w:r>
      <w:r>
        <w:rPr>
          <w:rFonts w:hint="eastAsia" w:ascii="仿宋" w:hAnsi="仿宋" w:eastAsia="仿宋" w:cs="仿宋"/>
          <w:kern w:val="0"/>
          <w:lang w:val="zh-CN"/>
        </w:rPr>
        <w:t>将</w:t>
      </w:r>
      <w:r>
        <w:rPr>
          <w:rFonts w:hint="eastAsia" w:ascii="仿宋" w:hAnsi="仿宋" w:eastAsia="仿宋" w:cs="仿宋"/>
          <w:kern w:val="0"/>
        </w:rPr>
        <w:t>软件产品</w:t>
      </w:r>
      <w:r>
        <w:rPr>
          <w:rFonts w:hint="eastAsia" w:ascii="仿宋" w:hAnsi="仿宋" w:eastAsia="仿宋" w:cs="仿宋"/>
          <w:kern w:val="0"/>
          <w:lang w:val="zh-CN"/>
        </w:rPr>
        <w:t>应用于甲方管理过程中的专业服务；包括</w:t>
      </w:r>
      <w:r>
        <w:rPr>
          <w:rFonts w:hint="eastAsia" w:ascii="仿宋" w:hAnsi="仿宋" w:eastAsia="仿宋" w:cs="仿宋"/>
          <w:kern w:val="0"/>
        </w:rPr>
        <w:t>但不限于</w:t>
      </w:r>
      <w:r>
        <w:rPr>
          <w:rFonts w:hint="eastAsia" w:ascii="仿宋" w:hAnsi="仿宋" w:eastAsia="仿宋" w:cs="仿宋"/>
          <w:kern w:val="0"/>
          <w:lang w:val="zh-CN"/>
        </w:rPr>
        <w:t>需求调研、</w:t>
      </w:r>
      <w:r>
        <w:rPr>
          <w:rFonts w:hint="eastAsia" w:ascii="仿宋" w:hAnsi="仿宋" w:eastAsia="仿宋" w:cs="仿宋"/>
          <w:kern w:val="0"/>
          <w:lang w:val="en-US" w:eastAsia="zh-CN"/>
        </w:rPr>
        <w:t>需求适配、</w:t>
      </w:r>
      <w:r>
        <w:rPr>
          <w:rFonts w:hint="eastAsia" w:ascii="仿宋" w:hAnsi="仿宋" w:eastAsia="仿宋" w:cs="仿宋"/>
          <w:kern w:val="0"/>
          <w:lang w:val="zh-CN"/>
        </w:rPr>
        <w:t>蓝图设计、</w:t>
      </w:r>
      <w:r>
        <w:rPr>
          <w:rFonts w:hint="eastAsia" w:ascii="仿宋" w:hAnsi="仿宋" w:eastAsia="仿宋" w:cs="仿宋"/>
          <w:kern w:val="0"/>
        </w:rPr>
        <w:t>功能开发、</w:t>
      </w:r>
      <w:r>
        <w:rPr>
          <w:rFonts w:hint="eastAsia" w:ascii="仿宋" w:hAnsi="仿宋" w:eastAsia="仿宋" w:cs="仿宋"/>
          <w:kern w:val="0"/>
          <w:lang w:val="zh-CN"/>
        </w:rPr>
        <w:t>系统配置、接口联调、</w:t>
      </w:r>
      <w:r>
        <w:rPr>
          <w:rFonts w:hint="eastAsia" w:ascii="仿宋" w:hAnsi="仿宋" w:eastAsia="仿宋" w:cs="仿宋"/>
          <w:kern w:val="0"/>
        </w:rPr>
        <w:t>逻辑配置、</w:t>
      </w:r>
      <w:r>
        <w:rPr>
          <w:rFonts w:hint="eastAsia" w:ascii="仿宋" w:hAnsi="仿宋" w:eastAsia="仿宋" w:cs="仿宋"/>
          <w:kern w:val="0"/>
          <w:lang w:val="zh-CN"/>
        </w:rPr>
        <w:t>系统UAT测试、培训、上线支持、</w:t>
      </w:r>
      <w:r>
        <w:rPr>
          <w:rFonts w:hint="eastAsia" w:ascii="仿宋" w:hAnsi="仿宋" w:eastAsia="仿宋" w:cs="仿宋"/>
          <w:kern w:val="0"/>
        </w:rPr>
        <w:t>运维</w:t>
      </w:r>
      <w:r>
        <w:rPr>
          <w:rFonts w:hint="eastAsia" w:ascii="仿宋" w:hAnsi="仿宋" w:eastAsia="仿宋" w:cs="仿宋"/>
          <w:kern w:val="0"/>
          <w:lang w:val="zh-CN"/>
        </w:rPr>
        <w:t>服务</w:t>
      </w:r>
      <w:r>
        <w:rPr>
          <w:rFonts w:hint="eastAsia" w:ascii="仿宋" w:hAnsi="仿宋" w:eastAsia="仿宋" w:cs="仿宋"/>
          <w:kern w:val="0"/>
        </w:rPr>
        <w:t>及具体实施等</w:t>
      </w:r>
      <w:r>
        <w:rPr>
          <w:rFonts w:hint="eastAsia" w:ascii="仿宋" w:hAnsi="仿宋" w:eastAsia="仿宋" w:cs="仿宋"/>
          <w:kern w:val="0"/>
          <w:lang w:eastAsia="zh-CN"/>
        </w:rPr>
        <w:t>，</w:t>
      </w:r>
      <w:r>
        <w:rPr>
          <w:rFonts w:hint="eastAsia" w:ascii="仿宋" w:hAnsi="仿宋" w:eastAsia="仿宋" w:cs="仿宋"/>
          <w:kern w:val="0"/>
          <w:lang w:val="en-US" w:eastAsia="zh-CN"/>
        </w:rPr>
        <w:t>服务具体内容及要求以附件四约定内容执行。</w:t>
      </w:r>
    </w:p>
    <w:p w14:paraId="6FDF8574">
      <w:pPr>
        <w:autoSpaceDE/>
        <w:autoSpaceDN/>
        <w:adjustRightInd w:val="0"/>
        <w:spacing w:before="156" w:beforeLines="50" w:after="156" w:afterLines="50"/>
        <w:ind w:right="0" w:firstLine="480" w:firstLineChars="200"/>
        <w:jc w:val="left"/>
        <w:textAlignment w:val="baseline"/>
        <w:rPr>
          <w:rFonts w:hint="eastAsia" w:ascii="仿宋" w:hAnsi="仿宋" w:eastAsia="仿宋" w:cs="仿宋"/>
          <w:kern w:val="0"/>
          <w:lang w:val="en-US"/>
        </w:rPr>
      </w:pPr>
      <w:r>
        <w:rPr>
          <w:rFonts w:hint="eastAsia" w:ascii="仿宋" w:hAnsi="仿宋" w:eastAsia="仿宋" w:cs="仿宋"/>
          <w:kern w:val="0"/>
          <w:lang w:val="en-US" w:eastAsia="zh-CN"/>
        </w:rPr>
        <w:t>5</w:t>
      </w:r>
      <w:r>
        <w:rPr>
          <w:rFonts w:hint="eastAsia" w:ascii="仿宋" w:hAnsi="仿宋" w:eastAsia="仿宋" w:cs="仿宋"/>
          <w:kern w:val="0"/>
        </w:rPr>
        <w:t>、【</w:t>
      </w:r>
      <w:r>
        <w:rPr>
          <w:rFonts w:hint="eastAsia" w:ascii="仿宋" w:hAnsi="仿宋" w:eastAsia="仿宋" w:cs="仿宋"/>
          <w:kern w:val="0"/>
          <w:lang w:val="zh-CN"/>
        </w:rPr>
        <w:t>培训</w:t>
      </w:r>
      <w:r>
        <w:rPr>
          <w:rFonts w:hint="eastAsia" w:ascii="仿宋" w:hAnsi="仿宋" w:eastAsia="仿宋" w:cs="仿宋"/>
          <w:kern w:val="0"/>
        </w:rPr>
        <w:t>】</w:t>
      </w:r>
      <w:r>
        <w:rPr>
          <w:rFonts w:hint="eastAsia" w:ascii="仿宋" w:hAnsi="仿宋" w:eastAsia="仿宋" w:cs="仿宋"/>
          <w:kern w:val="0"/>
          <w:lang w:val="zh-CN"/>
        </w:rPr>
        <w:t>：指乙方</w:t>
      </w:r>
      <w:r>
        <w:rPr>
          <w:rFonts w:hint="eastAsia" w:ascii="仿宋" w:hAnsi="仿宋" w:eastAsia="仿宋" w:cs="仿宋"/>
          <w:kern w:val="0"/>
          <w:lang w:val="en-US" w:eastAsia="zh-CN"/>
        </w:rPr>
        <w:t>基于甲方</w:t>
      </w:r>
      <w:r>
        <w:rPr>
          <w:rFonts w:hint="eastAsia" w:ascii="仿宋" w:hAnsi="仿宋" w:eastAsia="仿宋" w:cs="仿宋"/>
          <w:kern w:val="0"/>
          <w:sz w:val="24"/>
          <w:szCs w:val="24"/>
          <w:highlight w:val="none"/>
          <w:lang w:val="en-US"/>
        </w:rPr>
        <w:t>公司管理层、</w:t>
      </w:r>
      <w:r>
        <w:rPr>
          <w:rFonts w:hint="eastAsia" w:ascii="仿宋" w:hAnsi="仿宋" w:eastAsia="仿宋" w:cs="仿宋"/>
          <w:kern w:val="0"/>
          <w:sz w:val="24"/>
          <w:szCs w:val="24"/>
          <w:highlight w:val="none"/>
          <w:lang w:val="en-US" w:eastAsia="zh-CN"/>
        </w:rPr>
        <w:t>使用人员</w:t>
      </w:r>
      <w:r>
        <w:rPr>
          <w:rFonts w:hint="eastAsia" w:ascii="仿宋" w:hAnsi="仿宋" w:eastAsia="仿宋" w:cs="仿宋"/>
          <w:kern w:val="0"/>
          <w:sz w:val="24"/>
          <w:szCs w:val="24"/>
          <w:highlight w:val="none"/>
          <w:lang w:val="en-US"/>
        </w:rPr>
        <w:t>、</w:t>
      </w:r>
      <w:r>
        <w:rPr>
          <w:rFonts w:hint="eastAsia" w:ascii="仿宋" w:hAnsi="仿宋" w:eastAsia="仿宋" w:cs="仿宋"/>
          <w:kern w:val="0"/>
          <w:sz w:val="24"/>
          <w:szCs w:val="24"/>
          <w:highlight w:val="none"/>
        </w:rPr>
        <w:t>开发人员、</w:t>
      </w:r>
      <w:r>
        <w:rPr>
          <w:rFonts w:hint="eastAsia" w:ascii="仿宋" w:hAnsi="仿宋" w:eastAsia="仿宋" w:cs="仿宋"/>
          <w:kern w:val="0"/>
          <w:sz w:val="24"/>
          <w:szCs w:val="24"/>
          <w:highlight w:val="none"/>
          <w:lang w:val="en-US"/>
        </w:rPr>
        <w:t>系统维护人员</w:t>
      </w:r>
      <w:r>
        <w:rPr>
          <w:rFonts w:hint="eastAsia" w:ascii="仿宋" w:hAnsi="仿宋" w:eastAsia="仿宋" w:cs="仿宋"/>
          <w:kern w:val="0"/>
          <w:sz w:val="24"/>
          <w:szCs w:val="24"/>
          <w:highlight w:val="none"/>
          <w:lang w:val="en-US" w:eastAsia="zh-CN"/>
        </w:rPr>
        <w:t>等不同岗位的</w:t>
      </w:r>
      <w:r>
        <w:rPr>
          <w:rFonts w:hint="eastAsia" w:ascii="仿宋" w:hAnsi="仿宋" w:eastAsia="仿宋" w:cs="仿宋"/>
          <w:kern w:val="0"/>
          <w:sz w:val="24"/>
          <w:szCs w:val="24"/>
          <w:highlight w:val="none"/>
        </w:rPr>
        <w:t>实际</w:t>
      </w:r>
      <w:r>
        <w:rPr>
          <w:rFonts w:hint="eastAsia" w:ascii="仿宋" w:hAnsi="仿宋" w:eastAsia="仿宋" w:cs="仿宋"/>
          <w:kern w:val="0"/>
          <w:sz w:val="24"/>
          <w:szCs w:val="24"/>
          <w:highlight w:val="none"/>
          <w:lang w:val="en-US"/>
        </w:rPr>
        <w:t>需求</w:t>
      </w:r>
      <w:r>
        <w:rPr>
          <w:rFonts w:hint="eastAsia" w:ascii="仿宋" w:hAnsi="仿宋" w:eastAsia="仿宋" w:cs="仿宋"/>
          <w:kern w:val="0"/>
          <w:sz w:val="24"/>
          <w:szCs w:val="24"/>
          <w:highlight w:val="none"/>
          <w:lang w:val="en-US" w:eastAsia="zh-CN"/>
        </w:rPr>
        <w:t>制定</w:t>
      </w:r>
      <w:r>
        <w:rPr>
          <w:rFonts w:hint="eastAsia" w:ascii="仿宋" w:hAnsi="仿宋" w:eastAsia="仿宋" w:cs="仿宋"/>
          <w:kern w:val="0"/>
          <w:sz w:val="24"/>
          <w:szCs w:val="24"/>
          <w:highlight w:val="none"/>
          <w:lang w:val="en-US"/>
        </w:rPr>
        <w:t>合理且行之有效的培训</w:t>
      </w:r>
      <w:r>
        <w:rPr>
          <w:rFonts w:hint="eastAsia" w:ascii="仿宋" w:hAnsi="仿宋" w:eastAsia="仿宋" w:cs="仿宋"/>
          <w:kern w:val="0"/>
          <w:sz w:val="24"/>
          <w:szCs w:val="24"/>
          <w:highlight w:val="none"/>
          <w:lang w:val="en-US" w:eastAsia="zh-CN"/>
        </w:rPr>
        <w:t>计划、开展培训及提供培训手册等以达到</w:t>
      </w:r>
      <w:r>
        <w:rPr>
          <w:rFonts w:hint="eastAsia" w:ascii="仿宋" w:hAnsi="仿宋" w:eastAsia="仿宋" w:cs="仿宋"/>
          <w:kern w:val="0"/>
          <w:sz w:val="24"/>
          <w:szCs w:val="24"/>
          <w:highlight w:val="none"/>
          <w:lang w:val="en-US"/>
        </w:rPr>
        <w:t>甲方相关人员充分掌握系统管理、使用、开发的</w:t>
      </w:r>
      <w:r>
        <w:rPr>
          <w:rFonts w:hint="eastAsia" w:ascii="仿宋" w:hAnsi="仿宋" w:eastAsia="仿宋" w:cs="仿宋"/>
          <w:kern w:val="0"/>
          <w:sz w:val="24"/>
          <w:szCs w:val="24"/>
          <w:highlight w:val="none"/>
          <w:lang w:val="en-US" w:eastAsia="zh-CN"/>
        </w:rPr>
        <w:t>目的</w:t>
      </w:r>
      <w:r>
        <w:rPr>
          <w:rFonts w:hint="eastAsia" w:ascii="仿宋" w:hAnsi="仿宋" w:eastAsia="仿宋" w:cs="仿宋"/>
          <w:kern w:val="0"/>
          <w:sz w:val="24"/>
          <w:szCs w:val="24"/>
          <w:highlight w:val="none"/>
          <w:lang w:val="en-US"/>
        </w:rPr>
        <w:t>。</w:t>
      </w:r>
    </w:p>
    <w:p w14:paraId="155ECDC9">
      <w:pPr>
        <w:autoSpaceDE w:val="0"/>
        <w:autoSpaceDN w:val="0"/>
        <w:adjustRightInd w:val="0"/>
        <w:spacing w:after="200"/>
        <w:ind w:right="-23" w:firstLine="480" w:firstLineChars="200"/>
        <w:jc w:val="left"/>
        <w:rPr>
          <w:rFonts w:hint="eastAsia" w:ascii="仿宋" w:hAnsi="仿宋" w:eastAsia="仿宋" w:cs="仿宋"/>
          <w:kern w:val="0"/>
        </w:rPr>
      </w:pPr>
      <w:r>
        <w:rPr>
          <w:rFonts w:hint="eastAsia" w:ascii="仿宋" w:hAnsi="仿宋" w:eastAsia="仿宋" w:cs="仿宋"/>
          <w:kern w:val="0"/>
          <w:lang w:val="en-US" w:eastAsia="zh-CN"/>
        </w:rPr>
        <w:t>6</w:t>
      </w:r>
      <w:r>
        <w:rPr>
          <w:rFonts w:hint="eastAsia" w:ascii="仿宋" w:hAnsi="仿宋" w:eastAsia="仿宋" w:cs="仿宋"/>
          <w:kern w:val="0"/>
        </w:rPr>
        <w:t>【《工作任务说明书》】（简称“SOW”）：甲乙双方为本合同之目的共同制定的、与项目实施相关的工作任务说明文件（本合同附件二），为本合同之重要组成部分。</w:t>
      </w:r>
    </w:p>
    <w:p w14:paraId="7B9FABC2">
      <w:pPr>
        <w:autoSpaceDE w:val="0"/>
        <w:autoSpaceDN w:val="0"/>
        <w:adjustRightInd w:val="0"/>
        <w:spacing w:after="200"/>
        <w:ind w:right="-23" w:firstLine="480" w:firstLineChars="200"/>
        <w:jc w:val="left"/>
        <w:rPr>
          <w:rFonts w:ascii="仿宋_GB2312" w:eastAsia="仿宋_GB2312" w:cs="宋体"/>
          <w:kern w:val="0"/>
          <w:lang w:val="zh-CN"/>
        </w:rPr>
      </w:pPr>
      <w:r>
        <w:rPr>
          <w:rFonts w:hint="eastAsia" w:ascii="仿宋" w:hAnsi="仿宋" w:eastAsia="仿宋" w:cs="仿宋"/>
          <w:kern w:val="0"/>
          <w:lang w:val="en-US" w:eastAsia="zh-CN"/>
        </w:rPr>
        <w:t>7、</w:t>
      </w:r>
      <w:r>
        <w:rPr>
          <w:rFonts w:hint="eastAsia" w:ascii="仿宋_GB2312" w:eastAsia="仿宋_GB2312" w:cs="宋体"/>
          <w:kern w:val="0"/>
        </w:rPr>
        <w:t>【</w:t>
      </w:r>
      <w:r>
        <w:rPr>
          <w:rFonts w:hint="eastAsia" w:ascii="仿宋_GB2312" w:eastAsia="仿宋_GB2312" w:cs="宋体"/>
          <w:kern w:val="0"/>
          <w:lang w:val="zh-CN"/>
        </w:rPr>
        <w:t>小版本的升级</w:t>
      </w:r>
      <w:r>
        <w:rPr>
          <w:rFonts w:hint="eastAsia" w:ascii="仿宋_GB2312" w:eastAsia="仿宋_GB2312" w:cs="宋体"/>
          <w:kern w:val="0"/>
        </w:rPr>
        <w:t>】</w:t>
      </w:r>
      <w:r>
        <w:rPr>
          <w:rFonts w:hint="eastAsia" w:ascii="仿宋_GB2312" w:eastAsia="仿宋_GB2312" w:cs="宋体"/>
          <w:kern w:val="0"/>
          <w:lang w:val="zh-CN"/>
        </w:rPr>
        <w:t>：指版本号为在n.X.X范围内的n.X.X产品升级(n为大版本序号：如1、2、3等数字，x为一级和二级小版本序号：如1、2、3等数字)。</w:t>
      </w:r>
    </w:p>
    <w:p w14:paraId="18E5A821">
      <w:pPr>
        <w:autoSpaceDE w:val="0"/>
        <w:autoSpaceDN w:val="0"/>
        <w:adjustRightInd w:val="0"/>
        <w:spacing w:after="200"/>
        <w:ind w:right="-23" w:firstLine="480" w:firstLineChars="200"/>
        <w:jc w:val="left"/>
        <w:rPr>
          <w:rFonts w:hint="eastAsia" w:ascii="仿宋_GB2312" w:eastAsia="仿宋_GB2312" w:cs="宋体"/>
          <w:kern w:val="0"/>
          <w:lang w:val="zh-CN"/>
        </w:rPr>
      </w:pPr>
      <w:r>
        <w:rPr>
          <w:rFonts w:hint="eastAsia" w:ascii="仿宋_GB2312" w:eastAsia="仿宋_GB2312" w:cs="宋体"/>
          <w:kern w:val="0"/>
        </w:rPr>
        <w:t>8、【</w:t>
      </w:r>
      <w:r>
        <w:rPr>
          <w:rFonts w:hint="eastAsia" w:ascii="仿宋_GB2312" w:eastAsia="仿宋_GB2312" w:cs="宋体"/>
          <w:kern w:val="0"/>
          <w:lang w:val="zh-CN"/>
        </w:rPr>
        <w:t>大版本的升级</w:t>
      </w:r>
      <w:r>
        <w:rPr>
          <w:rFonts w:hint="eastAsia" w:ascii="仿宋_GB2312" w:eastAsia="仿宋_GB2312" w:cs="宋体"/>
          <w:kern w:val="0"/>
        </w:rPr>
        <w:t>】</w:t>
      </w:r>
      <w:r>
        <w:rPr>
          <w:rFonts w:hint="eastAsia" w:ascii="仿宋_GB2312" w:eastAsia="仿宋_GB2312" w:cs="宋体"/>
          <w:kern w:val="0"/>
          <w:lang w:val="zh-CN"/>
        </w:rPr>
        <w:t>：指由n. X升级到(n+1). X的产品升级(n为大版本序号：如1、2、3等数字，x为一级和二级小版本序号：如1、2、3等数字)。</w:t>
      </w:r>
    </w:p>
    <w:p w14:paraId="2C880AA0">
      <w:pPr>
        <w:autoSpaceDE w:val="0"/>
        <w:autoSpaceDN w:val="0"/>
        <w:adjustRightInd w:val="0"/>
        <w:spacing w:after="200"/>
        <w:ind w:right="-23" w:firstLine="480" w:firstLineChars="200"/>
        <w:jc w:val="left"/>
        <w:rPr>
          <w:rFonts w:hint="eastAsia" w:ascii="仿宋" w:hAnsi="仿宋" w:eastAsia="仿宋" w:cs="仿宋"/>
          <w:kern w:val="0"/>
          <w:lang w:val="en-US" w:eastAsia="zh-CN"/>
        </w:rPr>
      </w:pPr>
      <w:r>
        <w:rPr>
          <w:rFonts w:hint="eastAsia" w:ascii="仿宋_GB2312" w:eastAsia="仿宋_GB2312" w:cs="宋体"/>
          <w:kern w:val="0"/>
          <w:lang w:val="en-US" w:eastAsia="zh-CN"/>
        </w:rPr>
        <w:t>9、</w:t>
      </w:r>
      <w:r>
        <w:rPr>
          <w:rFonts w:hint="eastAsia" w:ascii="仿宋_GB2312" w:eastAsia="仿宋_GB2312" w:cs="宋体"/>
          <w:kern w:val="0"/>
        </w:rPr>
        <w:t>【</w:t>
      </w:r>
      <w:r>
        <w:rPr>
          <w:rFonts w:hint="eastAsia" w:ascii="仿宋_GB2312" w:eastAsia="仿宋_GB2312" w:cs="宋体"/>
          <w:kern w:val="0"/>
          <w:lang w:val="zh-CN"/>
        </w:rPr>
        <w:t>用户许可证</w:t>
      </w:r>
      <w:r>
        <w:rPr>
          <w:rFonts w:hint="eastAsia" w:ascii="仿宋_GB2312" w:eastAsia="仿宋_GB2312" w:cs="宋体"/>
          <w:kern w:val="0"/>
        </w:rPr>
        <w:t>】</w:t>
      </w:r>
      <w:r>
        <w:rPr>
          <w:rFonts w:hint="eastAsia" w:ascii="仿宋_GB2312" w:eastAsia="仿宋_GB2312" w:cs="宋体"/>
          <w:kern w:val="0"/>
          <w:lang w:val="zh-CN"/>
        </w:rPr>
        <w:t>：指在合同</w:t>
      </w:r>
      <w:r>
        <w:rPr>
          <w:rFonts w:hint="eastAsia" w:ascii="仿宋_GB2312" w:eastAsia="仿宋_GB2312" w:cs="宋体"/>
          <w:kern w:val="0"/>
        </w:rPr>
        <w:t>约定</w:t>
      </w:r>
      <w:r>
        <w:rPr>
          <w:rFonts w:hint="eastAsia" w:ascii="仿宋_GB2312" w:eastAsia="仿宋_GB2312" w:cs="宋体"/>
          <w:kern w:val="0"/>
          <w:lang w:val="zh-CN"/>
        </w:rPr>
        <w:t>的范围内可以使用乙方软件</w:t>
      </w:r>
      <w:r>
        <w:rPr>
          <w:rFonts w:hint="eastAsia" w:ascii="仿宋_GB2312" w:eastAsia="仿宋_GB2312" w:cs="宋体"/>
          <w:kern w:val="0"/>
        </w:rPr>
        <w:t>产品</w:t>
      </w:r>
      <w:r>
        <w:rPr>
          <w:rFonts w:hint="eastAsia" w:ascii="仿宋_GB2312" w:eastAsia="仿宋_GB2312" w:cs="宋体"/>
          <w:kern w:val="0"/>
          <w:lang w:val="zh-CN"/>
        </w:rPr>
        <w:t>的用户账号数量</w:t>
      </w:r>
    </w:p>
    <w:p w14:paraId="216E8C86">
      <w:pPr>
        <w:autoSpaceDE w:val="0"/>
        <w:autoSpaceDN w:val="0"/>
        <w:adjustRightInd w:val="0"/>
        <w:spacing w:after="200"/>
        <w:ind w:right="-23" w:firstLine="482" w:firstLineChars="200"/>
        <w:jc w:val="left"/>
        <w:outlineLvl w:val="9"/>
        <w:rPr>
          <w:rFonts w:hint="eastAsia" w:ascii="仿宋" w:hAnsi="仿宋" w:eastAsia="仿宋" w:cs="仿宋"/>
          <w:b/>
          <w:bCs/>
          <w:kern w:val="0"/>
        </w:rPr>
      </w:pPr>
      <w:r>
        <w:rPr>
          <w:rFonts w:hint="eastAsia" w:ascii="仿宋" w:hAnsi="仿宋" w:eastAsia="仿宋" w:cs="仿宋"/>
          <w:b/>
          <w:bCs/>
          <w:kern w:val="0"/>
          <w:lang w:val="zh-CN"/>
        </w:rPr>
        <w:t xml:space="preserve">第二条 </w:t>
      </w:r>
      <w:r>
        <w:rPr>
          <w:rFonts w:hint="eastAsia" w:ascii="仿宋" w:hAnsi="仿宋" w:eastAsia="仿宋" w:cs="仿宋"/>
          <w:b/>
          <w:bCs/>
          <w:kern w:val="0"/>
        </w:rPr>
        <w:t>软件产品许可授权</w:t>
      </w:r>
    </w:p>
    <w:p w14:paraId="5F82D492">
      <w:pPr>
        <w:autoSpaceDE w:val="0"/>
        <w:autoSpaceDN w:val="0"/>
        <w:adjustRightInd w:val="0"/>
        <w:spacing w:after="200"/>
        <w:ind w:right="-22" w:firstLine="480" w:firstLineChars="200"/>
        <w:jc w:val="left"/>
        <w:outlineLvl w:val="1"/>
        <w:rPr>
          <w:rFonts w:hint="eastAsia" w:ascii="仿宋" w:hAnsi="仿宋" w:eastAsia="仿宋" w:cs="仿宋"/>
          <w:kern w:val="0"/>
        </w:rPr>
      </w:pPr>
      <w:r>
        <w:rPr>
          <w:rFonts w:hint="eastAsia" w:ascii="仿宋" w:hAnsi="仿宋" w:eastAsia="仿宋" w:cs="仿宋"/>
          <w:kern w:val="0"/>
          <w:lang w:val="zh-CN"/>
        </w:rPr>
        <w:t>1、</w:t>
      </w:r>
      <w:r>
        <w:rPr>
          <w:rFonts w:hint="eastAsia" w:ascii="仿宋" w:hAnsi="仿宋" w:eastAsia="仿宋" w:cs="仿宋"/>
          <w:kern w:val="0"/>
        </w:rPr>
        <w:t>乙方</w:t>
      </w:r>
      <w:r>
        <w:rPr>
          <w:rFonts w:hint="eastAsia" w:ascii="仿宋" w:hAnsi="仿宋" w:eastAsia="仿宋" w:cs="仿宋"/>
          <w:kern w:val="0"/>
          <w:lang w:val="zh-CN"/>
        </w:rPr>
        <w:t>软件产品</w:t>
      </w:r>
      <w:r>
        <w:rPr>
          <w:rFonts w:hint="eastAsia" w:ascii="仿宋" w:hAnsi="仿宋" w:eastAsia="仿宋" w:cs="仿宋"/>
          <w:kern w:val="0"/>
        </w:rPr>
        <w:t>及许可授权范围：</w:t>
      </w:r>
    </w:p>
    <w:p w14:paraId="035592CD">
      <w:pPr>
        <w:autoSpaceDE w:val="0"/>
        <w:autoSpaceDN w:val="0"/>
        <w:adjustRightInd w:val="0"/>
        <w:spacing w:after="200"/>
        <w:ind w:right="-22" w:firstLine="480" w:firstLineChars="200"/>
        <w:jc w:val="left"/>
        <w:rPr>
          <w:rFonts w:hint="eastAsia" w:ascii="仿宋" w:hAnsi="仿宋" w:eastAsia="仿宋" w:cs="仿宋"/>
          <w:kern w:val="0"/>
          <w:highlight w:val="yellow"/>
        </w:rPr>
      </w:pPr>
      <w:commentRangeStart w:id="1"/>
      <w:r>
        <w:rPr>
          <w:rFonts w:hint="eastAsia" w:ascii="仿宋" w:hAnsi="仿宋" w:eastAsia="仿宋" w:cs="仿宋"/>
          <w:kern w:val="0"/>
          <w:highlight w:val="yellow"/>
          <w:lang w:val="zh-CN"/>
        </w:rPr>
        <w:t>授权软件产品：【</w:t>
      </w:r>
      <w:r>
        <w:rPr>
          <w:rFonts w:hint="eastAsia" w:ascii="仿宋" w:hAnsi="仿宋" w:eastAsia="仿宋" w:cs="仿宋"/>
          <w:kern w:val="0"/>
          <w:highlight w:val="yellow"/>
        </w:rPr>
        <w:t xml:space="preserve"> </w:t>
      </w:r>
      <w:r>
        <w:rPr>
          <w:rFonts w:hint="eastAsia" w:ascii="仿宋" w:hAnsi="仿宋" w:eastAsia="仿宋" w:cs="仿宋"/>
          <w:kern w:val="0"/>
          <w:highlight w:val="yellow"/>
          <w:lang w:val="en-US" w:eastAsia="zh-CN"/>
        </w:rPr>
        <w:t xml:space="preserve">  </w:t>
      </w:r>
      <w:r>
        <w:rPr>
          <w:rFonts w:hint="eastAsia" w:ascii="仿宋" w:hAnsi="仿宋" w:eastAsia="仿宋" w:cs="仿宋"/>
          <w:kern w:val="0"/>
          <w:highlight w:val="yellow"/>
          <w:lang w:val="zh-CN"/>
        </w:rPr>
        <w:t>】</w:t>
      </w:r>
      <w:commentRangeEnd w:id="1"/>
      <w:r>
        <w:commentReference w:id="1"/>
      </w:r>
    </w:p>
    <w:p w14:paraId="36EB3C62">
      <w:pPr>
        <w:autoSpaceDE w:val="0"/>
        <w:autoSpaceDN w:val="0"/>
        <w:adjustRightInd w:val="0"/>
        <w:spacing w:after="200"/>
        <w:ind w:right="-22" w:firstLine="480" w:firstLineChars="200"/>
        <w:jc w:val="left"/>
        <w:rPr>
          <w:rFonts w:hint="eastAsia" w:ascii="仿宋" w:hAnsi="仿宋" w:eastAsia="仿宋" w:cs="仿宋"/>
          <w:kern w:val="0"/>
          <w:lang w:val="zh-CN"/>
        </w:rPr>
      </w:pPr>
      <w:r>
        <w:rPr>
          <w:rFonts w:hint="eastAsia" w:ascii="仿宋" w:hAnsi="仿宋" w:eastAsia="仿宋" w:cs="仿宋"/>
          <w:kern w:val="0"/>
          <w:lang w:val="zh-CN"/>
        </w:rPr>
        <w:t>授权范围：甲方根据与乙方约定的、</w:t>
      </w:r>
      <w:r>
        <w:rPr>
          <w:rFonts w:hint="eastAsia" w:ascii="仿宋" w:hAnsi="仿宋" w:eastAsia="仿宋" w:cs="仿宋"/>
          <w:kern w:val="0"/>
        </w:rPr>
        <w:t>已被授权使用乙方</w:t>
      </w:r>
      <w:commentRangeStart w:id="2"/>
      <w:r>
        <w:rPr>
          <w:rFonts w:hint="eastAsia" w:ascii="仿宋" w:hAnsi="仿宋" w:eastAsia="仿宋" w:cs="仿宋"/>
          <w:kern w:val="0"/>
          <w:lang w:eastAsia="zh-CN"/>
        </w:rPr>
        <w:t>【】</w:t>
      </w:r>
      <w:r>
        <w:rPr>
          <w:rFonts w:hint="eastAsia" w:ascii="仿宋" w:hAnsi="仿宋" w:eastAsia="仿宋" w:cs="仿宋"/>
          <w:kern w:val="0"/>
        </w:rPr>
        <w:t>系统的</w:t>
      </w:r>
      <w:r>
        <w:rPr>
          <w:rFonts w:hint="eastAsia" w:ascii="仿宋" w:hAnsi="仿宋" w:eastAsia="仿宋" w:cs="仿宋"/>
          <w:kern w:val="0"/>
          <w:lang w:eastAsia="zh-CN"/>
        </w:rPr>
        <w:t>【】</w:t>
      </w:r>
      <w:r>
        <w:rPr>
          <w:rFonts w:hint="eastAsia" w:ascii="仿宋" w:hAnsi="仿宋" w:eastAsia="仿宋" w:cs="仿宋"/>
          <w:kern w:val="0"/>
          <w:lang w:val="en-US" w:eastAsia="zh-CN"/>
        </w:rPr>
        <w:t>模块（不限制用户许可）及【】</w:t>
      </w:r>
      <w:commentRangeEnd w:id="2"/>
      <w:r>
        <w:commentReference w:id="2"/>
      </w:r>
      <w:r>
        <w:rPr>
          <w:rFonts w:hint="eastAsia" w:ascii="仿宋" w:hAnsi="仿宋" w:eastAsia="仿宋" w:cs="仿宋"/>
          <w:kern w:val="0"/>
          <w:lang w:val="en-US" w:eastAsia="zh-CN"/>
        </w:rPr>
        <w:t>模块</w:t>
      </w:r>
      <w:r>
        <w:rPr>
          <w:rFonts w:hint="eastAsia" w:ascii="仿宋" w:hAnsi="仿宋" w:eastAsia="仿宋" w:cs="仿宋"/>
          <w:kern w:val="0"/>
        </w:rPr>
        <w:t>用户许可证数量</w:t>
      </w:r>
      <w:r>
        <w:rPr>
          <w:rFonts w:hint="eastAsia" w:ascii="仿宋" w:hAnsi="仿宋" w:eastAsia="仿宋" w:cs="仿宋"/>
          <w:kern w:val="0"/>
          <w:lang w:val="zh-CN"/>
        </w:rPr>
        <w:t>使用</w:t>
      </w:r>
      <w:r>
        <w:rPr>
          <w:rFonts w:hint="eastAsia" w:ascii="仿宋" w:hAnsi="仿宋" w:eastAsia="仿宋" w:cs="仿宋"/>
          <w:kern w:val="0"/>
        </w:rPr>
        <w:t>乙方软件产品</w:t>
      </w:r>
      <w:r>
        <w:rPr>
          <w:rFonts w:hint="eastAsia" w:ascii="仿宋" w:hAnsi="仿宋" w:eastAsia="仿宋" w:cs="仿宋"/>
          <w:kern w:val="0"/>
          <w:lang w:val="zh-CN"/>
        </w:rPr>
        <w:t>。如甲方需要增加用户许可</w:t>
      </w:r>
      <w:r>
        <w:rPr>
          <w:rFonts w:hint="eastAsia" w:ascii="仿宋" w:hAnsi="仿宋" w:eastAsia="仿宋" w:cs="仿宋"/>
          <w:kern w:val="0"/>
        </w:rPr>
        <w:t>证数量的</w:t>
      </w:r>
      <w:r>
        <w:rPr>
          <w:rFonts w:hint="eastAsia" w:ascii="仿宋" w:hAnsi="仿宋" w:eastAsia="仿宋" w:cs="仿宋"/>
          <w:kern w:val="0"/>
          <w:lang w:val="zh-CN"/>
        </w:rPr>
        <w:t>，与乙方协商一致后，</w:t>
      </w:r>
      <w:ins w:id="0" w:author="Sophie_Sun" w:date="2026-04-20T14:28:47Z">
        <w:r>
          <w:rPr>
            <w:rFonts w:hint="eastAsia" w:ascii="仿宋" w:hAnsi="仿宋" w:eastAsia="仿宋" w:cs="仿宋"/>
            <w:kern w:val="0"/>
            <w:lang w:val="en-US" w:eastAsia="zh-CN"/>
          </w:rPr>
          <w:t>按</w:t>
        </w:r>
      </w:ins>
      <w:ins w:id="1" w:author="Sophie_Sun" w:date="2026-04-20T14:28:50Z">
        <w:r>
          <w:rPr>
            <w:rFonts w:hint="eastAsia" w:ascii="仿宋" w:hAnsi="仿宋" w:eastAsia="仿宋" w:cs="仿宋"/>
            <w:kern w:val="0"/>
            <w:lang w:val="en-US" w:eastAsia="zh-CN"/>
          </w:rPr>
          <w:t>合同清单内</w:t>
        </w:r>
      </w:ins>
      <w:ins w:id="2" w:author="Sophie_Sun" w:date="2026-04-20T14:29:00Z">
        <w:r>
          <w:rPr>
            <w:rFonts w:hint="eastAsia" w:ascii="仿宋" w:hAnsi="仿宋" w:eastAsia="仿宋" w:cs="仿宋"/>
            <w:kern w:val="0"/>
            <w:lang w:val="en-US" w:eastAsia="zh-CN"/>
          </w:rPr>
          <w:t>确定的</w:t>
        </w:r>
      </w:ins>
      <w:ins w:id="3" w:author="Sophie_Sun" w:date="2026-04-20T14:28:52Z">
        <w:r>
          <w:rPr>
            <w:rFonts w:hint="eastAsia" w:ascii="仿宋" w:hAnsi="仿宋" w:eastAsia="仿宋" w:cs="仿宋"/>
            <w:kern w:val="0"/>
            <w:lang w:val="en-US" w:eastAsia="zh-CN"/>
          </w:rPr>
          <w:t>单价</w:t>
        </w:r>
      </w:ins>
      <w:r>
        <w:rPr>
          <w:rFonts w:hint="eastAsia" w:ascii="仿宋" w:hAnsi="仿宋" w:eastAsia="仿宋" w:cs="仿宋"/>
          <w:kern w:val="0"/>
          <w:lang w:val="zh-CN"/>
        </w:rPr>
        <w:t>另</w:t>
      </w:r>
      <w:r>
        <w:rPr>
          <w:rFonts w:hint="eastAsia" w:ascii="仿宋" w:hAnsi="仿宋" w:eastAsia="仿宋" w:cs="仿宋"/>
          <w:kern w:val="0"/>
        </w:rPr>
        <w:t>行</w:t>
      </w:r>
      <w:r>
        <w:rPr>
          <w:rFonts w:hint="eastAsia" w:ascii="仿宋" w:hAnsi="仿宋" w:eastAsia="仿宋" w:cs="仿宋"/>
          <w:kern w:val="0"/>
          <w:lang w:val="zh-CN"/>
        </w:rPr>
        <w:t>签订补充协议。</w:t>
      </w:r>
    </w:p>
    <w:p w14:paraId="38A1ABF7">
      <w:pPr>
        <w:numPr>
          <w:ilvl w:val="0"/>
          <w:numId w:val="2"/>
        </w:numPr>
        <w:autoSpaceDE w:val="0"/>
        <w:autoSpaceDN w:val="0"/>
        <w:adjustRightInd w:val="0"/>
        <w:spacing w:after="200"/>
        <w:ind w:right="-22" w:firstLine="480" w:firstLineChars="200"/>
        <w:jc w:val="left"/>
        <w:rPr>
          <w:rFonts w:hint="eastAsia" w:ascii="仿宋" w:hAnsi="仿宋" w:eastAsia="仿宋" w:cs="仿宋"/>
          <w:kern w:val="0"/>
        </w:rPr>
      </w:pPr>
      <w:r>
        <w:rPr>
          <w:rFonts w:hint="eastAsia" w:ascii="仿宋" w:hAnsi="仿宋" w:eastAsia="仿宋" w:cs="仿宋"/>
          <w:kern w:val="0"/>
        </w:rPr>
        <w:t>本合同软件产品许可授权，仅使甲方及甲方关联方获得乙方软件产品的不可转让的、非独占的永久使用权利，并不因此而改变该软件产品的知识产权归属。</w:t>
      </w:r>
    </w:p>
    <w:p w14:paraId="7949BC94">
      <w:pPr>
        <w:numPr>
          <w:ilvl w:val="0"/>
          <w:numId w:val="2"/>
        </w:numPr>
        <w:autoSpaceDE w:val="0"/>
        <w:autoSpaceDN w:val="0"/>
        <w:adjustRightInd w:val="0"/>
        <w:spacing w:after="200"/>
        <w:ind w:right="-22" w:firstLine="480" w:firstLineChars="200"/>
        <w:jc w:val="left"/>
        <w:rPr>
          <w:rFonts w:hint="eastAsia" w:ascii="仿宋" w:hAnsi="仿宋" w:eastAsia="仿宋" w:cs="仿宋"/>
          <w:kern w:val="0"/>
        </w:rPr>
      </w:pPr>
      <w:r>
        <w:rPr>
          <w:rFonts w:hint="eastAsia" w:ascii="仿宋" w:hAnsi="仿宋" w:eastAsia="仿宋" w:cs="仿宋"/>
          <w:kern w:val="0"/>
          <w:highlight w:val="none"/>
        </w:rPr>
        <w:t>本项目</w:t>
      </w:r>
      <w:r>
        <w:rPr>
          <w:rFonts w:hint="eastAsia" w:ascii="仿宋" w:hAnsi="仿宋" w:eastAsia="仿宋" w:cs="仿宋"/>
          <w:kern w:val="0"/>
          <w:sz w:val="24"/>
          <w:szCs w:val="24"/>
          <w:highlight w:val="none"/>
        </w:rPr>
        <w:t>配置实施阶段</w:t>
      </w:r>
      <w:r>
        <w:rPr>
          <w:rFonts w:hint="eastAsia" w:ascii="仿宋" w:hAnsi="仿宋" w:eastAsia="仿宋" w:cs="仿宋"/>
          <w:kern w:val="0"/>
          <w:sz w:val="24"/>
          <w:szCs w:val="24"/>
          <w:highlight w:val="none"/>
          <w:lang w:eastAsia="zh-CN"/>
        </w:rPr>
        <w:t>、</w:t>
      </w:r>
      <w:r>
        <w:rPr>
          <w:rFonts w:hint="eastAsia" w:ascii="仿宋" w:hAnsi="仿宋" w:eastAsia="仿宋" w:cs="仿宋"/>
          <w:kern w:val="0"/>
          <w:sz w:val="24"/>
          <w:szCs w:val="24"/>
          <w:highlight w:val="none"/>
        </w:rPr>
        <w:t>安装调试阶段</w:t>
      </w:r>
      <w:r>
        <w:rPr>
          <w:rFonts w:hint="eastAsia" w:ascii="仿宋" w:hAnsi="仿宋" w:eastAsia="仿宋" w:cs="仿宋"/>
          <w:kern w:val="0"/>
          <w:sz w:val="24"/>
          <w:szCs w:val="24"/>
          <w:highlight w:val="none"/>
          <w:lang w:eastAsia="zh-CN"/>
        </w:rPr>
        <w:t>、</w:t>
      </w:r>
      <w:r>
        <w:rPr>
          <w:rFonts w:hint="eastAsia" w:ascii="仿宋" w:hAnsi="仿宋" w:eastAsia="仿宋" w:cs="仿宋"/>
          <w:kern w:val="0"/>
          <w:sz w:val="24"/>
          <w:szCs w:val="24"/>
          <w:highlight w:val="none"/>
        </w:rPr>
        <w:t>系统测试阶段</w:t>
      </w:r>
      <w:r>
        <w:rPr>
          <w:rFonts w:hint="eastAsia" w:ascii="仿宋" w:hAnsi="仿宋" w:eastAsia="仿宋" w:cs="仿宋"/>
          <w:kern w:val="0"/>
          <w:sz w:val="24"/>
          <w:szCs w:val="24"/>
          <w:highlight w:val="none"/>
          <w:lang w:val="en-US" w:eastAsia="zh-CN"/>
        </w:rPr>
        <w:t>所有工作完成满足</w:t>
      </w:r>
      <w:r>
        <w:rPr>
          <w:rFonts w:hint="eastAsia" w:ascii="仿宋" w:hAnsi="仿宋" w:eastAsia="仿宋" w:cs="仿宋"/>
          <w:kern w:val="0"/>
          <w:highlight w:val="none"/>
        </w:rPr>
        <w:t>约定功能需求的</w:t>
      </w:r>
      <w:r>
        <w:rPr>
          <w:rFonts w:hint="eastAsia" w:ascii="仿宋" w:hAnsi="仿宋" w:eastAsia="仿宋" w:cs="仿宋"/>
          <w:kern w:val="0"/>
          <w:highlight w:val="none"/>
          <w:lang w:val="en-US"/>
        </w:rPr>
        <w:t>软件</w:t>
      </w:r>
      <w:r>
        <w:rPr>
          <w:rFonts w:hint="eastAsia" w:ascii="仿宋" w:hAnsi="仿宋" w:eastAsia="仿宋" w:cs="仿宋"/>
          <w:kern w:val="0"/>
          <w:highlight w:val="none"/>
        </w:rPr>
        <w:t>系统经</w:t>
      </w:r>
      <w:r>
        <w:rPr>
          <w:rFonts w:hint="eastAsia" w:ascii="仿宋" w:hAnsi="仿宋" w:eastAsia="仿宋" w:cs="仿宋"/>
          <w:kern w:val="0"/>
          <w:highlight w:val="none"/>
          <w:lang w:val="en-US"/>
        </w:rPr>
        <w:t>测试上线</w:t>
      </w:r>
      <w:r>
        <w:rPr>
          <w:rFonts w:hint="eastAsia" w:ascii="仿宋" w:hAnsi="仿宋" w:eastAsia="仿宋" w:cs="仿宋"/>
          <w:kern w:val="0"/>
          <w:sz w:val="24"/>
          <w:szCs w:val="24"/>
          <w:highlight w:val="none"/>
          <w:lang w:val="en-US" w:eastAsia="zh-CN"/>
        </w:rPr>
        <w:t>，且该三阶段所有文档资料</w:t>
      </w:r>
      <w:r>
        <w:rPr>
          <w:rFonts w:hint="eastAsia" w:ascii="仿宋" w:hAnsi="仿宋" w:eastAsia="仿宋" w:cs="仿宋"/>
          <w:color w:val="auto"/>
          <w:kern w:val="0"/>
          <w:sz w:val="24"/>
          <w:szCs w:val="24"/>
          <w:highlight w:val="none"/>
          <w:lang w:val="en-US" w:eastAsia="zh-CN"/>
        </w:rPr>
        <w:t>（以附件四4.4条文档清单为准）</w:t>
      </w:r>
      <w:r>
        <w:rPr>
          <w:rFonts w:hint="eastAsia" w:ascii="仿宋" w:hAnsi="仿宋" w:eastAsia="仿宋" w:cs="仿宋"/>
          <w:kern w:val="0"/>
          <w:highlight w:val="none"/>
          <w:lang w:val="en-US" w:eastAsia="zh-CN"/>
        </w:rPr>
        <w:t>经甲方确认且</w:t>
      </w:r>
      <w:r>
        <w:rPr>
          <w:rFonts w:hint="eastAsia" w:ascii="仿宋" w:hAnsi="仿宋" w:eastAsia="仿宋" w:cs="仿宋"/>
          <w:kern w:val="0"/>
          <w:highlight w:val="none"/>
          <w:lang w:val="en-US"/>
        </w:rPr>
        <w:t>甲乙双方共同签发</w:t>
      </w:r>
      <w:r>
        <w:rPr>
          <w:rFonts w:hint="eastAsia" w:ascii="仿宋" w:hAnsi="仿宋" w:eastAsia="仿宋" w:cs="仿宋"/>
          <w:kern w:val="0"/>
        </w:rPr>
        <w:t>之日为乙方授予甲方及甲方关联方本合同软件产品的许可使用权之日，甲方拥有系统的永久使用权。</w:t>
      </w:r>
    </w:p>
    <w:p w14:paraId="118E6586">
      <w:pPr>
        <w:numPr>
          <w:ilvl w:val="0"/>
          <w:numId w:val="2"/>
        </w:numPr>
        <w:autoSpaceDE w:val="0"/>
        <w:autoSpaceDN w:val="0"/>
        <w:adjustRightInd w:val="0"/>
        <w:spacing w:after="200"/>
        <w:ind w:right="-22" w:firstLine="480" w:firstLineChars="200"/>
        <w:jc w:val="left"/>
        <w:rPr>
          <w:rFonts w:hint="eastAsia" w:ascii="仿宋" w:hAnsi="仿宋" w:eastAsia="仿宋" w:cs="仿宋"/>
          <w:kern w:val="0"/>
        </w:rPr>
      </w:pPr>
      <w:r>
        <w:rPr>
          <w:rFonts w:hint="eastAsia" w:ascii="仿宋" w:hAnsi="仿宋" w:eastAsia="仿宋" w:cs="仿宋"/>
          <w:kern w:val="0"/>
        </w:rPr>
        <w:t>乙方软件产品的升级：</w:t>
      </w:r>
      <w:r>
        <w:rPr>
          <w:rFonts w:hint="eastAsia" w:ascii="仿宋" w:hAnsi="仿宋" w:eastAsia="仿宋" w:cs="仿宋"/>
          <w:kern w:val="0"/>
          <w:lang w:val="en-US" w:eastAsia="zh-CN"/>
        </w:rPr>
        <w:t>如遇软件版本升级，乙方应在30日内通知甲方，并说明升级内容及影响范围，甲方有权根据自身需求决定是否进行升级，</w:t>
      </w:r>
      <w:r>
        <w:rPr>
          <w:rFonts w:hint="eastAsia" w:ascii="仿宋" w:hAnsi="仿宋" w:eastAsia="仿宋" w:cs="仿宋"/>
          <w:kern w:val="0"/>
        </w:rPr>
        <w:t>乙方</w:t>
      </w:r>
      <w:r>
        <w:rPr>
          <w:rFonts w:hint="eastAsia" w:ascii="仿宋" w:hAnsi="仿宋" w:eastAsia="仿宋" w:cs="仿宋"/>
          <w:kern w:val="0"/>
          <w:lang w:val="en-US" w:eastAsia="zh-CN"/>
        </w:rPr>
        <w:t>在运维期内</w:t>
      </w:r>
      <w:r>
        <w:rPr>
          <w:rFonts w:hint="eastAsia" w:ascii="仿宋" w:hAnsi="仿宋" w:eastAsia="仿宋" w:cs="仿宋"/>
          <w:kern w:val="0"/>
        </w:rPr>
        <w:t>免费为甲方提供乙方软件产品版本的升级。</w:t>
      </w:r>
    </w:p>
    <w:p w14:paraId="6CDFC9F7">
      <w:pPr>
        <w:numPr>
          <w:ilvl w:val="0"/>
          <w:numId w:val="2"/>
        </w:numPr>
        <w:autoSpaceDE w:val="0"/>
        <w:autoSpaceDN w:val="0"/>
        <w:adjustRightInd w:val="0"/>
        <w:spacing w:after="200"/>
        <w:ind w:right="-22" w:firstLine="480" w:firstLineChars="200"/>
        <w:jc w:val="left"/>
        <w:rPr>
          <w:rFonts w:hint="eastAsia" w:ascii="仿宋" w:hAnsi="仿宋" w:eastAsia="仿宋" w:cs="仿宋"/>
          <w:kern w:val="0"/>
        </w:rPr>
      </w:pPr>
      <w:r>
        <w:rPr>
          <w:rFonts w:hint="eastAsia" w:ascii="仿宋" w:hAnsi="仿宋" w:eastAsia="仿宋" w:cs="仿宋"/>
          <w:kern w:val="0"/>
        </w:rPr>
        <w:t>乙方向甲方提供的乙方软件产品的升级，均应确保升级之后原有系统功能的正常运行。</w:t>
      </w:r>
    </w:p>
    <w:p w14:paraId="0CB71541">
      <w:pPr>
        <w:autoSpaceDE w:val="0"/>
        <w:autoSpaceDN w:val="0"/>
        <w:adjustRightInd w:val="0"/>
        <w:spacing w:after="200"/>
        <w:ind w:right="-22"/>
        <w:jc w:val="left"/>
        <w:outlineLvl w:val="0"/>
        <w:rPr>
          <w:rFonts w:hint="eastAsia" w:ascii="仿宋" w:hAnsi="仿宋" w:eastAsia="仿宋" w:cs="仿宋"/>
          <w:b/>
          <w:bCs/>
          <w:kern w:val="0"/>
        </w:rPr>
      </w:pPr>
      <w:r>
        <w:rPr>
          <w:rFonts w:hint="eastAsia" w:ascii="仿宋" w:hAnsi="仿宋" w:eastAsia="仿宋" w:cs="仿宋"/>
          <w:b/>
          <w:bCs/>
          <w:kern w:val="0"/>
          <w:lang w:val="zh-CN"/>
        </w:rPr>
        <w:t xml:space="preserve">第三条 </w:t>
      </w:r>
      <w:r>
        <w:rPr>
          <w:rFonts w:hint="eastAsia" w:ascii="仿宋" w:hAnsi="仿宋" w:eastAsia="仿宋" w:cs="仿宋"/>
          <w:b/>
          <w:bCs/>
          <w:kern w:val="0"/>
        </w:rPr>
        <w:t>服务内容及要求</w:t>
      </w:r>
    </w:p>
    <w:p w14:paraId="6B369C79">
      <w:pPr>
        <w:autoSpaceDE w:val="0"/>
        <w:autoSpaceDN w:val="0"/>
        <w:adjustRightInd w:val="0"/>
        <w:spacing w:after="200"/>
        <w:ind w:right="-23" w:firstLine="480" w:firstLineChars="200"/>
        <w:jc w:val="left"/>
        <w:rPr>
          <w:rFonts w:hint="eastAsia" w:ascii="仿宋" w:hAnsi="仿宋" w:eastAsia="仿宋" w:cs="仿宋"/>
          <w:kern w:val="0"/>
        </w:rPr>
      </w:pPr>
      <w:r>
        <w:rPr>
          <w:rFonts w:hint="eastAsia" w:ascii="仿宋" w:hAnsi="仿宋" w:eastAsia="仿宋" w:cs="仿宋"/>
          <w:kern w:val="0"/>
        </w:rPr>
        <w:t>1、在本合同项下</w:t>
      </w:r>
      <w:r>
        <w:rPr>
          <w:rFonts w:hint="eastAsia" w:ascii="仿宋" w:hAnsi="仿宋" w:eastAsia="仿宋" w:cs="仿宋"/>
          <w:kern w:val="0"/>
          <w:lang w:val="en-US" w:eastAsia="zh-CN"/>
        </w:rPr>
        <w:t>的服务内容及要求以附件四的需求任务书</w:t>
      </w:r>
      <w:r>
        <w:rPr>
          <w:rFonts w:hint="eastAsia" w:ascii="仿宋" w:hAnsi="仿宋" w:eastAsia="仿宋" w:cs="仿宋"/>
          <w:kern w:val="0"/>
        </w:rPr>
        <w:t>为准。</w:t>
      </w:r>
    </w:p>
    <w:p w14:paraId="2FD2667B">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rPr>
        <w:t>2、与本项目相关的项目实施范围、交付物、项目实施计划、项目组织与职责分工、项目验收、运维服务等，以SOW为准；乙方应</w:t>
      </w:r>
      <w:r>
        <w:rPr>
          <w:rFonts w:hint="eastAsia" w:ascii="仿宋" w:hAnsi="仿宋" w:eastAsia="仿宋" w:cs="仿宋"/>
          <w:kern w:val="0"/>
          <w:lang w:val="zh-CN"/>
        </w:rPr>
        <w:t>按照本合同约定进行项目的实施，并向</w:t>
      </w:r>
      <w:r>
        <w:rPr>
          <w:rFonts w:hint="eastAsia" w:ascii="仿宋" w:hAnsi="仿宋" w:eastAsia="仿宋" w:cs="仿宋"/>
          <w:kern w:val="0"/>
        </w:rPr>
        <w:t>甲方</w:t>
      </w:r>
      <w:r>
        <w:rPr>
          <w:rFonts w:hint="eastAsia" w:ascii="仿宋" w:hAnsi="仿宋" w:eastAsia="仿宋" w:cs="仿宋"/>
          <w:kern w:val="0"/>
          <w:lang w:val="zh-CN"/>
        </w:rPr>
        <w:t>交付</w:t>
      </w:r>
      <w:r>
        <w:rPr>
          <w:rFonts w:hint="eastAsia" w:ascii="仿宋" w:hAnsi="仿宋" w:eastAsia="仿宋" w:cs="仿宋"/>
          <w:kern w:val="0"/>
        </w:rPr>
        <w:t>符合本合同约定的</w:t>
      </w:r>
      <w:r>
        <w:rPr>
          <w:rFonts w:hint="eastAsia" w:ascii="仿宋" w:hAnsi="仿宋" w:eastAsia="仿宋" w:cs="仿宋"/>
          <w:kern w:val="0"/>
          <w:lang w:val="zh-CN"/>
        </w:rPr>
        <w:t>相应成果。</w:t>
      </w:r>
    </w:p>
    <w:p w14:paraId="6635FFE6">
      <w:pPr>
        <w:autoSpaceDE w:val="0"/>
        <w:autoSpaceDN w:val="0"/>
        <w:adjustRightInd w:val="0"/>
        <w:spacing w:after="200"/>
        <w:ind w:right="-23" w:firstLine="480" w:firstLineChars="200"/>
        <w:jc w:val="left"/>
        <w:rPr>
          <w:rFonts w:hint="eastAsia" w:ascii="仿宋" w:hAnsi="仿宋" w:eastAsia="仿宋" w:cs="仿宋"/>
          <w:kern w:val="0"/>
        </w:rPr>
      </w:pPr>
      <w:r>
        <w:rPr>
          <w:rFonts w:hint="eastAsia" w:ascii="仿宋" w:hAnsi="仿宋" w:eastAsia="仿宋" w:cs="仿宋"/>
          <w:kern w:val="0"/>
        </w:rPr>
        <w:t>3、乙方应严格按照SOW中的项目实施计划，在约定周期内完成相应阶段的全部工作内容。项目实施计划中任何一个阶段或时间节点的工作内容的迟延完成，均视为乙方对本合同约定的重大违反。甲乙双方对整体项目实施计划的变更，须</w:t>
      </w:r>
      <w:r>
        <w:rPr>
          <w:rFonts w:hint="eastAsia" w:ascii="仿宋" w:hAnsi="仿宋" w:eastAsia="仿宋" w:cs="仿宋"/>
          <w:kern w:val="0"/>
          <w:lang w:val="zh-CN"/>
        </w:rPr>
        <w:t>由</w:t>
      </w:r>
      <w:r>
        <w:rPr>
          <w:rFonts w:hint="eastAsia" w:ascii="仿宋" w:hAnsi="仿宋" w:eastAsia="仿宋" w:cs="仿宋"/>
          <w:kern w:val="0"/>
        </w:rPr>
        <w:t>双</w:t>
      </w:r>
      <w:r>
        <w:rPr>
          <w:rFonts w:hint="eastAsia" w:ascii="仿宋" w:hAnsi="仿宋" w:eastAsia="仿宋" w:cs="仿宋"/>
          <w:kern w:val="0"/>
          <w:lang w:val="zh-CN"/>
        </w:rPr>
        <w:t>方以书面形式加盖公章</w:t>
      </w:r>
      <w:r>
        <w:rPr>
          <w:rFonts w:hint="eastAsia" w:ascii="仿宋" w:hAnsi="仿宋" w:eastAsia="仿宋" w:cs="仿宋"/>
          <w:kern w:val="0"/>
        </w:rPr>
        <w:t>作出。</w:t>
      </w:r>
    </w:p>
    <w:p w14:paraId="65506B22">
      <w:pPr>
        <w:autoSpaceDE w:val="0"/>
        <w:autoSpaceDN w:val="0"/>
        <w:adjustRightInd w:val="0"/>
        <w:spacing w:after="200"/>
        <w:ind w:right="-23" w:firstLine="480" w:firstLineChars="200"/>
        <w:jc w:val="left"/>
        <w:rPr>
          <w:rFonts w:hint="eastAsia" w:ascii="仿宋" w:hAnsi="仿宋" w:eastAsia="仿宋" w:cs="仿宋"/>
          <w:kern w:val="0"/>
        </w:rPr>
      </w:pPr>
      <w:r>
        <w:rPr>
          <w:rFonts w:hint="eastAsia" w:ascii="仿宋" w:hAnsi="仿宋" w:eastAsia="仿宋" w:cs="仿宋"/>
          <w:kern w:val="0"/>
        </w:rPr>
        <w:t>4、乙方项目实施团队要求：本项目的实施，由乙方项目经理负责领导整个项目实施团队，该项目实施团队应至少包括不同项目角色（项目经理、开发工程师、测试工程师、实施工程师）的4位成员。乙方承诺，为保证项目实施的连续性、稳定性，</w:t>
      </w:r>
      <w:r>
        <w:rPr>
          <w:rFonts w:hint="eastAsia" w:ascii="仿宋" w:hAnsi="仿宋" w:eastAsia="仿宋" w:cs="仿宋"/>
          <w:kern w:val="0"/>
          <w:highlight w:val="none"/>
        </w:rPr>
        <w:t>除甲方提出更换要求</w:t>
      </w:r>
      <w:r>
        <w:rPr>
          <w:rFonts w:hint="eastAsia" w:ascii="仿宋" w:hAnsi="仿宋" w:eastAsia="仿宋" w:cs="仿宋"/>
          <w:kern w:val="0"/>
          <w:highlight w:val="none"/>
          <w:lang w:val="en-US" w:eastAsia="zh-CN"/>
        </w:rPr>
        <w:t>或乙方前述人员离职外</w:t>
      </w:r>
      <w:r>
        <w:rPr>
          <w:rFonts w:hint="eastAsia" w:ascii="仿宋" w:hAnsi="仿宋" w:eastAsia="仿宋" w:cs="仿宋"/>
          <w:kern w:val="0"/>
          <w:highlight w:val="none"/>
        </w:rPr>
        <w:t>，前述所有人员在项目实施期间将不会发生变更</w:t>
      </w:r>
      <w:r>
        <w:rPr>
          <w:rFonts w:hint="eastAsia" w:ascii="仿宋" w:hAnsi="仿宋" w:eastAsia="仿宋" w:cs="仿宋"/>
          <w:highlight w:val="none"/>
          <w:lang w:eastAsia="zh-CN"/>
        </w:rPr>
        <w:t>；</w:t>
      </w:r>
      <w:r>
        <w:rPr>
          <w:rFonts w:hint="eastAsia" w:ascii="仿宋" w:hAnsi="仿宋" w:eastAsia="仿宋" w:cs="仿宋"/>
          <w:kern w:val="0"/>
          <w:highlight w:val="none"/>
          <w:lang w:val="en-US" w:eastAsia="zh-CN"/>
        </w:rPr>
        <w:t>如因乙方前述人员离职导致人员变更的，乙方更换人员需经</w:t>
      </w:r>
      <w:r>
        <w:rPr>
          <w:rFonts w:hint="eastAsia" w:ascii="仿宋" w:hAnsi="仿宋" w:eastAsia="仿宋" w:cs="仿宋"/>
          <w:kern w:val="0"/>
          <w:highlight w:val="none"/>
        </w:rPr>
        <w:t>甲方审查通过</w:t>
      </w:r>
      <w:r>
        <w:rPr>
          <w:rFonts w:hint="eastAsia" w:ascii="仿宋" w:hAnsi="仿宋" w:eastAsia="仿宋" w:cs="仿宋"/>
          <w:kern w:val="0"/>
          <w:highlight w:val="none"/>
          <w:lang w:eastAsia="zh-CN"/>
        </w:rPr>
        <w:t>，</w:t>
      </w:r>
      <w:r>
        <w:rPr>
          <w:rFonts w:hint="eastAsia" w:ascii="仿宋" w:hAnsi="仿宋" w:eastAsia="仿宋" w:cs="仿宋"/>
          <w:kern w:val="0"/>
          <w:highlight w:val="none"/>
          <w:lang w:val="en-US" w:eastAsia="zh-CN"/>
        </w:rPr>
        <w:t>变更人员须</w:t>
      </w:r>
      <w:r>
        <w:rPr>
          <w:rFonts w:hint="eastAsia" w:ascii="仿宋" w:hAnsi="仿宋" w:eastAsia="仿宋" w:cs="仿宋"/>
          <w:kern w:val="0"/>
          <w:highlight w:val="none"/>
        </w:rPr>
        <w:t>现场完成交接</w:t>
      </w:r>
      <w:r>
        <w:rPr>
          <w:rFonts w:hint="eastAsia" w:ascii="仿宋" w:hAnsi="仿宋" w:eastAsia="仿宋" w:cs="仿宋"/>
          <w:kern w:val="0"/>
          <w:highlight w:val="none"/>
          <w:lang w:eastAsia="zh-CN"/>
        </w:rPr>
        <w:t>，</w:t>
      </w:r>
      <w:r>
        <w:rPr>
          <w:rFonts w:hint="eastAsia" w:ascii="仿宋" w:hAnsi="仿宋" w:eastAsia="仿宋" w:cs="仿宋"/>
          <w:kern w:val="0"/>
          <w:highlight w:val="none"/>
        </w:rPr>
        <w:t>否则视为</w:t>
      </w:r>
      <w:r>
        <w:rPr>
          <w:rFonts w:hint="eastAsia" w:ascii="仿宋" w:hAnsi="仿宋" w:eastAsia="仿宋" w:cs="仿宋"/>
          <w:kern w:val="0"/>
          <w:highlight w:val="none"/>
          <w:lang w:val="en-US" w:eastAsia="zh-CN"/>
        </w:rPr>
        <w:t>违反承诺</w:t>
      </w:r>
      <w:r>
        <w:rPr>
          <w:rFonts w:hint="eastAsia" w:ascii="仿宋" w:hAnsi="仿宋" w:eastAsia="仿宋" w:cs="仿宋"/>
          <w:kern w:val="0"/>
        </w:rPr>
        <w:t>。前述所有人员的姓名、联系方式等以SOW中的约定为准。</w:t>
      </w:r>
    </w:p>
    <w:p w14:paraId="5CA9232C">
      <w:pPr>
        <w:autoSpaceDE w:val="0"/>
        <w:autoSpaceDN w:val="0"/>
        <w:adjustRightInd w:val="0"/>
        <w:spacing w:after="200"/>
        <w:ind w:right="-23" w:firstLine="480" w:firstLineChars="200"/>
        <w:jc w:val="left"/>
        <w:rPr>
          <w:rFonts w:hint="eastAsia" w:ascii="仿宋" w:hAnsi="仿宋" w:eastAsia="仿宋" w:cs="仿宋"/>
          <w:kern w:val="0"/>
        </w:rPr>
      </w:pPr>
      <w:r>
        <w:rPr>
          <w:rFonts w:hint="eastAsia" w:ascii="仿宋" w:hAnsi="仿宋" w:eastAsia="仿宋" w:cs="仿宋"/>
          <w:kern w:val="0"/>
        </w:rPr>
        <w:t>5、需求变更管理：本项目实施过程中，如甲方就项目功能需求提出变更或新增的，乙方应在收到甲方变更或新增通知之日起5日内，就甲方新的需求作出答复并提交相应的交付规范，双方可就前述变更或新增签署书面补充协议。</w:t>
      </w:r>
    </w:p>
    <w:p w14:paraId="19C4F857">
      <w:pPr>
        <w:autoSpaceDE w:val="0"/>
        <w:autoSpaceDN w:val="0"/>
        <w:adjustRightInd w:val="0"/>
        <w:spacing w:after="200"/>
        <w:ind w:right="-23" w:firstLine="480" w:firstLineChars="200"/>
        <w:jc w:val="left"/>
        <w:rPr>
          <w:rFonts w:hint="eastAsia" w:ascii="仿宋" w:hAnsi="仿宋" w:eastAsia="仿宋" w:cs="仿宋"/>
          <w:kern w:val="0"/>
        </w:rPr>
      </w:pPr>
      <w:r>
        <w:rPr>
          <w:rFonts w:hint="eastAsia" w:ascii="仿宋" w:hAnsi="仿宋" w:eastAsia="仿宋" w:cs="仿宋"/>
          <w:kern w:val="0"/>
        </w:rPr>
        <w:t>6、乙方应就软件产品及最终上线的软件系统为甲方提供约定的用户许可证数量并开通相应的权限。</w:t>
      </w:r>
    </w:p>
    <w:p w14:paraId="3268D909">
      <w:pPr>
        <w:autoSpaceDE w:val="0"/>
        <w:autoSpaceDN w:val="0"/>
        <w:adjustRightInd w:val="0"/>
        <w:spacing w:after="200"/>
        <w:ind w:right="-22"/>
        <w:jc w:val="left"/>
        <w:outlineLvl w:val="0"/>
        <w:rPr>
          <w:rFonts w:hint="eastAsia" w:ascii="仿宋" w:hAnsi="仿宋" w:eastAsia="仿宋" w:cs="仿宋"/>
          <w:b/>
          <w:bCs/>
          <w:kern w:val="0"/>
        </w:rPr>
      </w:pPr>
      <w:r>
        <w:rPr>
          <w:rFonts w:hint="eastAsia" w:ascii="仿宋" w:hAnsi="仿宋" w:eastAsia="仿宋" w:cs="仿宋"/>
          <w:b/>
          <w:bCs/>
          <w:kern w:val="0"/>
          <w:lang w:val="zh-CN"/>
        </w:rPr>
        <w:t>第四条</w:t>
      </w:r>
      <w:r>
        <w:rPr>
          <w:rFonts w:hint="eastAsia" w:ascii="仿宋" w:hAnsi="仿宋" w:eastAsia="仿宋" w:cs="仿宋"/>
          <w:b/>
          <w:bCs/>
          <w:kern w:val="0"/>
        </w:rPr>
        <w:t xml:space="preserve"> 合同价款及支付</w:t>
      </w:r>
    </w:p>
    <w:p w14:paraId="2FCD5BA7">
      <w:pPr>
        <w:autoSpaceDE w:val="0"/>
        <w:autoSpaceDN w:val="0"/>
        <w:adjustRightInd w:val="0"/>
        <w:spacing w:after="200"/>
        <w:ind w:right="-23" w:firstLine="480" w:firstLineChars="200"/>
        <w:jc w:val="left"/>
        <w:rPr>
          <w:rFonts w:hint="eastAsia" w:ascii="仿宋" w:hAnsi="仿宋" w:eastAsia="仿宋" w:cs="仿宋"/>
          <w:kern w:val="0"/>
        </w:rPr>
      </w:pPr>
      <w:r>
        <w:rPr>
          <w:rFonts w:hint="eastAsia" w:ascii="仿宋" w:hAnsi="仿宋" w:eastAsia="仿宋" w:cs="仿宋"/>
          <w:kern w:val="0"/>
          <w:lang w:val="zh-CN"/>
        </w:rPr>
        <w:t>1、</w:t>
      </w:r>
      <w:r>
        <w:rPr>
          <w:rFonts w:hint="eastAsia" w:ascii="仿宋" w:hAnsi="仿宋" w:eastAsia="仿宋" w:cs="仿宋"/>
          <w:kern w:val="0"/>
        </w:rPr>
        <w:t>本</w:t>
      </w:r>
      <w:r>
        <w:rPr>
          <w:rFonts w:hint="eastAsia" w:ascii="仿宋" w:hAnsi="仿宋" w:eastAsia="仿宋" w:cs="仿宋"/>
          <w:kern w:val="0"/>
          <w:lang w:val="zh-CN"/>
        </w:rPr>
        <w:t>合同</w:t>
      </w:r>
      <w:r>
        <w:rPr>
          <w:rFonts w:hint="eastAsia" w:ascii="仿宋" w:hAnsi="仿宋" w:eastAsia="仿宋" w:cs="仿宋"/>
          <w:kern w:val="0"/>
        </w:rPr>
        <w:t>总价款</w:t>
      </w:r>
      <w:r>
        <w:rPr>
          <w:rFonts w:hint="eastAsia" w:ascii="仿宋" w:hAnsi="仿宋" w:eastAsia="仿宋" w:cs="仿宋"/>
          <w:kern w:val="0"/>
          <w:lang w:val="zh-CN"/>
        </w:rPr>
        <w:t>为人民币【</w:t>
      </w:r>
      <w:r>
        <w:rPr>
          <w:rFonts w:hint="eastAsia" w:ascii="仿宋" w:hAnsi="仿宋" w:eastAsia="仿宋" w:cs="仿宋"/>
          <w:kern w:val="0"/>
          <w:lang w:val="en-US" w:eastAsia="zh-CN"/>
        </w:rPr>
        <w:t>350,000</w:t>
      </w:r>
      <w:r>
        <w:rPr>
          <w:rFonts w:hint="eastAsia" w:ascii="仿宋" w:hAnsi="仿宋" w:eastAsia="仿宋" w:cs="仿宋"/>
          <w:kern w:val="0"/>
          <w:lang w:val="zh-CN"/>
        </w:rPr>
        <w:t>】</w:t>
      </w:r>
      <w:r>
        <w:rPr>
          <w:rFonts w:hint="eastAsia" w:ascii="仿宋" w:hAnsi="仿宋" w:eastAsia="仿宋" w:cs="仿宋"/>
          <w:kern w:val="0"/>
        </w:rPr>
        <w:t>元</w:t>
      </w:r>
      <w:r>
        <w:rPr>
          <w:rFonts w:hint="eastAsia" w:ascii="仿宋" w:hAnsi="仿宋" w:eastAsia="仿宋" w:cs="仿宋"/>
          <w:kern w:val="0"/>
          <w:lang w:val="zh-CN"/>
        </w:rPr>
        <w:t>(大写：【</w:t>
      </w:r>
      <w:r>
        <w:rPr>
          <w:rFonts w:hint="eastAsia" w:ascii="仿宋" w:hAnsi="仿宋" w:eastAsia="仿宋" w:cs="仿宋"/>
          <w:kern w:val="0"/>
          <w:lang w:val="en-US" w:eastAsia="zh-CN"/>
        </w:rPr>
        <w:t>叁拾伍万</w:t>
      </w:r>
      <w:r>
        <w:rPr>
          <w:rFonts w:hint="eastAsia" w:ascii="仿宋" w:hAnsi="仿宋" w:eastAsia="仿宋" w:cs="仿宋"/>
          <w:kern w:val="0"/>
          <w:lang w:val="zh-CN"/>
        </w:rPr>
        <w:t>】</w:t>
      </w:r>
      <w:r>
        <w:rPr>
          <w:rFonts w:hint="eastAsia" w:ascii="仿宋" w:hAnsi="仿宋" w:eastAsia="仿宋" w:cs="仿宋"/>
          <w:kern w:val="0"/>
        </w:rPr>
        <w:t>圆整</w:t>
      </w:r>
      <w:r>
        <w:rPr>
          <w:rFonts w:hint="eastAsia" w:ascii="仿宋" w:hAnsi="仿宋" w:eastAsia="仿宋" w:cs="仿宋"/>
          <w:kern w:val="0"/>
          <w:lang w:val="zh-CN"/>
        </w:rPr>
        <w:t>)；</w:t>
      </w:r>
      <w:r>
        <w:rPr>
          <w:rFonts w:hint="eastAsia" w:ascii="仿宋" w:hAnsi="仿宋" w:eastAsia="仿宋" w:cs="仿宋"/>
          <w:kern w:val="0"/>
        </w:rPr>
        <w:t>其中：</w:t>
      </w:r>
    </w:p>
    <w:p w14:paraId="6CB82BE8">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lang w:val="zh-CN"/>
        </w:rPr>
        <w:t>（</w:t>
      </w:r>
      <w:r>
        <w:rPr>
          <w:rFonts w:hint="eastAsia" w:ascii="仿宋" w:hAnsi="仿宋" w:eastAsia="仿宋" w:cs="仿宋"/>
          <w:kern w:val="0"/>
        </w:rPr>
        <w:t>1</w:t>
      </w:r>
      <w:r>
        <w:rPr>
          <w:rFonts w:hint="eastAsia" w:ascii="仿宋" w:hAnsi="仿宋" w:eastAsia="仿宋" w:cs="仿宋"/>
          <w:kern w:val="0"/>
          <w:lang w:val="zh-CN"/>
        </w:rPr>
        <w:t>）软件</w:t>
      </w:r>
      <w:r>
        <w:rPr>
          <w:rFonts w:hint="eastAsia" w:ascii="仿宋" w:hAnsi="仿宋" w:eastAsia="仿宋" w:cs="仿宋"/>
          <w:kern w:val="0"/>
        </w:rPr>
        <w:t>产品授权许可</w:t>
      </w:r>
      <w:r>
        <w:rPr>
          <w:rFonts w:hint="eastAsia" w:ascii="仿宋" w:hAnsi="仿宋" w:eastAsia="仿宋" w:cs="仿宋"/>
          <w:kern w:val="0"/>
          <w:lang w:val="zh-CN"/>
        </w:rPr>
        <w:t>费用：人民币【</w:t>
      </w:r>
      <w:r>
        <w:rPr>
          <w:rFonts w:hint="eastAsia" w:ascii="仿宋" w:hAnsi="仿宋" w:eastAsia="仿宋" w:cs="仿宋"/>
          <w:kern w:val="0"/>
          <w:lang w:val="en-US" w:eastAsia="zh-CN"/>
        </w:rPr>
        <w:t>90,000</w:t>
      </w:r>
      <w:r>
        <w:rPr>
          <w:rFonts w:hint="eastAsia" w:ascii="仿宋" w:hAnsi="仿宋" w:eastAsia="仿宋" w:cs="仿宋"/>
          <w:kern w:val="0"/>
          <w:lang w:val="zh-CN"/>
        </w:rPr>
        <w:t>】元(大写：</w:t>
      </w:r>
      <w:r>
        <w:rPr>
          <w:rFonts w:hint="eastAsia" w:ascii="仿宋" w:hAnsi="仿宋" w:eastAsia="仿宋" w:cs="仿宋"/>
          <w:kern w:val="0"/>
        </w:rPr>
        <w:t>【</w:t>
      </w:r>
      <w:r>
        <w:rPr>
          <w:rFonts w:hint="eastAsia" w:ascii="仿宋" w:hAnsi="仿宋" w:eastAsia="仿宋" w:cs="仿宋"/>
          <w:kern w:val="0"/>
          <w:lang w:val="en-US" w:eastAsia="zh-CN"/>
        </w:rPr>
        <w:t>玖万</w:t>
      </w:r>
      <w:r>
        <w:rPr>
          <w:rFonts w:hint="eastAsia" w:ascii="仿宋" w:hAnsi="仿宋" w:eastAsia="仿宋" w:cs="仿宋"/>
          <w:kern w:val="0"/>
        </w:rPr>
        <w:t>】圆整</w:t>
      </w:r>
      <w:r>
        <w:rPr>
          <w:rFonts w:hint="eastAsia" w:ascii="仿宋" w:hAnsi="仿宋" w:eastAsia="仿宋" w:cs="仿宋"/>
          <w:kern w:val="0"/>
          <w:lang w:val="zh-CN"/>
        </w:rPr>
        <w:t>)；</w:t>
      </w:r>
    </w:p>
    <w:p w14:paraId="6B984943">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lang w:val="zh-CN"/>
        </w:rPr>
        <w:t>（</w:t>
      </w:r>
      <w:r>
        <w:rPr>
          <w:rFonts w:hint="eastAsia" w:ascii="仿宋" w:hAnsi="仿宋" w:eastAsia="仿宋" w:cs="仿宋"/>
          <w:kern w:val="0"/>
        </w:rPr>
        <w:t>2</w:t>
      </w:r>
      <w:r>
        <w:rPr>
          <w:rFonts w:hint="eastAsia" w:ascii="仿宋" w:hAnsi="仿宋" w:eastAsia="仿宋" w:cs="仿宋"/>
          <w:kern w:val="0"/>
          <w:lang w:val="zh-CN"/>
        </w:rPr>
        <w:t>）实施</w:t>
      </w:r>
      <w:r>
        <w:rPr>
          <w:rFonts w:hint="eastAsia" w:ascii="仿宋" w:hAnsi="仿宋" w:eastAsia="仿宋" w:cs="仿宋"/>
          <w:kern w:val="0"/>
        </w:rPr>
        <w:t>服务</w:t>
      </w:r>
      <w:r>
        <w:rPr>
          <w:rFonts w:hint="eastAsia" w:ascii="仿宋" w:hAnsi="仿宋" w:eastAsia="仿宋" w:cs="仿宋"/>
          <w:kern w:val="0"/>
          <w:lang w:val="zh-CN"/>
        </w:rPr>
        <w:t>费用：人民币【</w:t>
      </w:r>
      <w:r>
        <w:rPr>
          <w:rFonts w:hint="eastAsia" w:ascii="仿宋" w:hAnsi="仿宋" w:eastAsia="仿宋" w:cs="仿宋"/>
          <w:kern w:val="0"/>
          <w:lang w:val="en-US" w:eastAsia="zh-CN"/>
        </w:rPr>
        <w:t>180,000</w:t>
      </w:r>
      <w:r>
        <w:rPr>
          <w:rFonts w:hint="eastAsia" w:ascii="仿宋" w:hAnsi="仿宋" w:eastAsia="仿宋" w:cs="仿宋"/>
          <w:kern w:val="0"/>
          <w:lang w:val="zh-CN"/>
        </w:rPr>
        <w:t>】元(大写：【</w:t>
      </w:r>
      <w:r>
        <w:rPr>
          <w:rFonts w:hint="eastAsia" w:ascii="仿宋" w:hAnsi="仿宋" w:eastAsia="仿宋" w:cs="仿宋"/>
          <w:kern w:val="0"/>
          <w:lang w:val="en-US" w:eastAsia="zh-CN"/>
        </w:rPr>
        <w:t>拾捌万</w:t>
      </w:r>
      <w:r>
        <w:rPr>
          <w:rFonts w:hint="eastAsia" w:ascii="仿宋" w:hAnsi="仿宋" w:eastAsia="仿宋" w:cs="仿宋"/>
          <w:kern w:val="0"/>
          <w:lang w:val="zh-CN"/>
        </w:rPr>
        <w:t>】</w:t>
      </w:r>
      <w:r>
        <w:rPr>
          <w:rFonts w:hint="eastAsia" w:ascii="仿宋" w:hAnsi="仿宋" w:eastAsia="仿宋" w:cs="仿宋"/>
          <w:kern w:val="0"/>
        </w:rPr>
        <w:t>圆整</w:t>
      </w:r>
      <w:r>
        <w:rPr>
          <w:rFonts w:hint="eastAsia" w:ascii="仿宋" w:hAnsi="仿宋" w:eastAsia="仿宋" w:cs="仿宋"/>
          <w:kern w:val="0"/>
          <w:lang w:val="zh-CN"/>
        </w:rPr>
        <w:t>)；</w:t>
      </w:r>
    </w:p>
    <w:p w14:paraId="1EA357E7">
      <w:pPr>
        <w:spacing w:after="200"/>
        <w:ind w:right="-23" w:firstLine="480" w:firstLineChars="200"/>
        <w:rPr>
          <w:rFonts w:hint="eastAsia"/>
          <w:lang w:val="zh-CN"/>
        </w:rPr>
      </w:pPr>
      <w:r>
        <w:rPr>
          <w:rFonts w:hint="eastAsia" w:ascii="仿宋" w:hAnsi="仿宋" w:eastAsia="仿宋" w:cs="仿宋"/>
          <w:kern w:val="0"/>
        </w:rPr>
        <w:t>（3）</w:t>
      </w:r>
      <w:r>
        <w:rPr>
          <w:rFonts w:hint="eastAsia" w:ascii="仿宋" w:hAnsi="仿宋" w:eastAsia="仿宋" w:cs="仿宋"/>
          <w:kern w:val="0"/>
          <w:lang w:val="en-US" w:eastAsia="zh-CN"/>
        </w:rPr>
        <w:t>集成服务</w:t>
      </w:r>
      <w:r>
        <w:rPr>
          <w:rFonts w:hint="eastAsia" w:ascii="仿宋" w:hAnsi="仿宋" w:eastAsia="仿宋" w:cs="仿宋"/>
          <w:kern w:val="0"/>
        </w:rPr>
        <w:t>费：</w:t>
      </w:r>
      <w:r>
        <w:rPr>
          <w:rFonts w:hint="eastAsia" w:ascii="仿宋" w:hAnsi="仿宋" w:eastAsia="仿宋" w:cs="仿宋"/>
          <w:kern w:val="0"/>
          <w:lang w:val="zh-CN"/>
        </w:rPr>
        <w:t>人民币【</w:t>
      </w:r>
      <w:r>
        <w:rPr>
          <w:rFonts w:hint="eastAsia" w:ascii="仿宋" w:hAnsi="仿宋" w:eastAsia="仿宋" w:cs="仿宋"/>
          <w:kern w:val="0"/>
          <w:lang w:val="en-US" w:eastAsia="zh-CN"/>
        </w:rPr>
        <w:t>80,000</w:t>
      </w:r>
      <w:r>
        <w:rPr>
          <w:rFonts w:hint="eastAsia" w:ascii="仿宋" w:hAnsi="仿宋" w:eastAsia="仿宋" w:cs="仿宋"/>
          <w:kern w:val="0"/>
          <w:lang w:val="zh-CN"/>
        </w:rPr>
        <w:t>】元(大写：【</w:t>
      </w:r>
      <w:r>
        <w:rPr>
          <w:rFonts w:hint="eastAsia" w:ascii="仿宋" w:hAnsi="仿宋" w:eastAsia="仿宋" w:cs="仿宋"/>
          <w:kern w:val="0"/>
          <w:lang w:val="en-US" w:eastAsia="zh-CN"/>
        </w:rPr>
        <w:t>捌万</w:t>
      </w:r>
      <w:r>
        <w:rPr>
          <w:rFonts w:hint="eastAsia" w:ascii="仿宋" w:hAnsi="仿宋" w:eastAsia="仿宋" w:cs="仿宋"/>
          <w:kern w:val="0"/>
          <w:lang w:val="zh-CN"/>
        </w:rPr>
        <w:t>】</w:t>
      </w:r>
      <w:r>
        <w:rPr>
          <w:rFonts w:hint="eastAsia" w:ascii="仿宋" w:hAnsi="仿宋" w:eastAsia="仿宋" w:cs="仿宋"/>
          <w:kern w:val="0"/>
        </w:rPr>
        <w:t>圆整</w:t>
      </w:r>
      <w:r>
        <w:rPr>
          <w:rFonts w:hint="eastAsia" w:ascii="仿宋" w:hAnsi="仿宋" w:eastAsia="仿宋" w:cs="仿宋"/>
          <w:kern w:val="0"/>
          <w:lang w:val="zh-CN"/>
        </w:rPr>
        <w:t>)；</w:t>
      </w:r>
    </w:p>
    <w:p w14:paraId="7F3068F1">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rPr>
        <w:t>（</w:t>
      </w:r>
      <w:r>
        <w:rPr>
          <w:rFonts w:hint="eastAsia" w:ascii="仿宋" w:hAnsi="仿宋" w:eastAsia="仿宋" w:cs="仿宋"/>
          <w:kern w:val="0"/>
          <w:lang w:val="en-US" w:eastAsia="zh-CN"/>
        </w:rPr>
        <w:t>4</w:t>
      </w:r>
      <w:r>
        <w:rPr>
          <w:rFonts w:hint="eastAsia" w:ascii="仿宋" w:hAnsi="仿宋" w:eastAsia="仿宋" w:cs="仿宋"/>
          <w:kern w:val="0"/>
        </w:rPr>
        <w:t>）首年运维费：</w:t>
      </w:r>
      <w:r>
        <w:rPr>
          <w:rFonts w:hint="eastAsia" w:ascii="仿宋" w:hAnsi="仿宋" w:eastAsia="仿宋" w:cs="仿宋"/>
          <w:kern w:val="0"/>
          <w:lang w:val="zh-CN"/>
        </w:rPr>
        <w:t>人民币【</w:t>
      </w:r>
      <w:r>
        <w:rPr>
          <w:rFonts w:hint="eastAsia" w:ascii="仿宋" w:hAnsi="仿宋" w:eastAsia="仿宋" w:cs="仿宋"/>
          <w:kern w:val="0"/>
          <w:u w:val="single"/>
        </w:rPr>
        <w:t>0</w:t>
      </w:r>
      <w:r>
        <w:rPr>
          <w:rFonts w:hint="eastAsia" w:ascii="仿宋" w:hAnsi="仿宋" w:eastAsia="仿宋" w:cs="仿宋"/>
          <w:kern w:val="0"/>
          <w:lang w:val="zh-CN"/>
        </w:rPr>
        <w:t>】元(大写：【</w:t>
      </w:r>
      <w:r>
        <w:rPr>
          <w:rFonts w:hint="eastAsia" w:ascii="仿宋" w:hAnsi="仿宋" w:eastAsia="仿宋" w:cs="仿宋"/>
          <w:kern w:val="0"/>
          <w:u w:val="single"/>
        </w:rPr>
        <w:t>零</w:t>
      </w:r>
      <w:r>
        <w:rPr>
          <w:rFonts w:hint="eastAsia" w:ascii="仿宋" w:hAnsi="仿宋" w:eastAsia="仿宋" w:cs="仿宋"/>
          <w:kern w:val="0"/>
          <w:lang w:val="zh-CN"/>
        </w:rPr>
        <w:t>】</w:t>
      </w:r>
      <w:r>
        <w:rPr>
          <w:rFonts w:hint="eastAsia" w:ascii="仿宋" w:hAnsi="仿宋" w:eastAsia="仿宋" w:cs="仿宋"/>
          <w:kern w:val="0"/>
        </w:rPr>
        <w:t>圆整</w:t>
      </w:r>
      <w:r>
        <w:rPr>
          <w:rFonts w:hint="eastAsia" w:ascii="仿宋" w:hAnsi="仿宋" w:eastAsia="仿宋" w:cs="仿宋"/>
          <w:kern w:val="0"/>
          <w:lang w:val="zh-CN"/>
        </w:rPr>
        <w:t>)；</w:t>
      </w:r>
    </w:p>
    <w:p w14:paraId="4D364F8E">
      <w:pPr>
        <w:autoSpaceDE w:val="0"/>
        <w:autoSpaceDN w:val="0"/>
        <w:adjustRightInd w:val="0"/>
        <w:spacing w:after="200"/>
        <w:ind w:right="-23" w:firstLine="480" w:firstLineChars="200"/>
        <w:jc w:val="left"/>
        <w:rPr>
          <w:rFonts w:hint="eastAsia" w:ascii="仿宋" w:hAnsi="仿宋" w:eastAsia="仿宋" w:cs="仿宋"/>
          <w:kern w:val="0"/>
        </w:rPr>
      </w:pPr>
      <w:r>
        <w:rPr>
          <w:rFonts w:hint="eastAsia" w:ascii="仿宋" w:hAnsi="仿宋" w:eastAsia="仿宋" w:cs="仿宋"/>
          <w:kern w:val="0"/>
        </w:rPr>
        <w:t>上述价款均为含税价；乙方应根据税收相关法律法规的规定，在甲方付款前向甲方开具合法的增值税专用发票，发票税率为软件产品费用【</w:t>
      </w:r>
      <w:r>
        <w:rPr>
          <w:rFonts w:hint="eastAsia" w:ascii="仿宋" w:hAnsi="仿宋" w:eastAsia="仿宋" w:cs="仿宋"/>
          <w:kern w:val="0"/>
          <w:u w:val="single"/>
        </w:rPr>
        <w:t>13</w:t>
      </w:r>
      <w:r>
        <w:rPr>
          <w:rFonts w:hint="eastAsia" w:ascii="仿宋" w:hAnsi="仿宋" w:eastAsia="仿宋" w:cs="仿宋"/>
          <w:kern w:val="0"/>
        </w:rPr>
        <w:t>】%，实施服务费用【</w:t>
      </w:r>
      <w:r>
        <w:rPr>
          <w:rFonts w:hint="eastAsia" w:ascii="仿宋" w:hAnsi="仿宋" w:eastAsia="仿宋" w:cs="仿宋"/>
          <w:kern w:val="0"/>
          <w:u w:val="single"/>
        </w:rPr>
        <w:t>6</w:t>
      </w:r>
      <w:r>
        <w:rPr>
          <w:rFonts w:hint="eastAsia" w:ascii="仿宋" w:hAnsi="仿宋" w:eastAsia="仿宋" w:cs="仿宋"/>
          <w:kern w:val="0"/>
        </w:rPr>
        <w:t>】%。</w:t>
      </w:r>
    </w:p>
    <w:p w14:paraId="638F0DBA">
      <w:pPr>
        <w:autoSpaceDE w:val="0"/>
        <w:autoSpaceDN w:val="0"/>
        <w:adjustRightInd w:val="0"/>
        <w:spacing w:after="200"/>
        <w:ind w:right="-23" w:firstLine="480" w:firstLineChars="200"/>
        <w:jc w:val="left"/>
        <w:rPr>
          <w:rFonts w:hint="eastAsia" w:ascii="仿宋" w:hAnsi="仿宋" w:eastAsia="仿宋" w:cs="仿宋"/>
          <w:kern w:val="0"/>
        </w:rPr>
      </w:pPr>
      <w:r>
        <w:rPr>
          <w:rFonts w:hint="eastAsia" w:ascii="仿宋" w:hAnsi="仿宋" w:eastAsia="仿宋" w:cs="仿宋"/>
          <w:kern w:val="0"/>
        </w:rPr>
        <w:t>双方关于本合同价款的其他约定见本合同附件三中的《报价单》。</w:t>
      </w:r>
    </w:p>
    <w:p w14:paraId="389AFAEB">
      <w:pPr>
        <w:numPr>
          <w:ilvl w:val="0"/>
          <w:numId w:val="3"/>
        </w:num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lang w:val="zh-CN"/>
        </w:rPr>
        <w:t>本</w:t>
      </w:r>
      <w:r>
        <w:rPr>
          <w:rFonts w:hint="eastAsia" w:ascii="仿宋" w:hAnsi="仿宋" w:eastAsia="仿宋" w:cs="仿宋"/>
          <w:kern w:val="0"/>
        </w:rPr>
        <w:t>合同总价款为固定价，是</w:t>
      </w:r>
      <w:r>
        <w:rPr>
          <w:rFonts w:hint="eastAsia" w:ascii="仿宋" w:hAnsi="仿宋" w:eastAsia="仿宋" w:cs="仿宋"/>
          <w:kern w:val="0"/>
          <w:lang w:val="zh-CN"/>
        </w:rPr>
        <w:t>本合同</w:t>
      </w:r>
      <w:r>
        <w:rPr>
          <w:rFonts w:hint="eastAsia" w:ascii="仿宋" w:hAnsi="仿宋" w:eastAsia="仿宋" w:cs="仿宋"/>
          <w:kern w:val="0"/>
        </w:rPr>
        <w:t>项下甲方需向乙方支付的所有款项，</w:t>
      </w:r>
      <w:r>
        <w:rPr>
          <w:rFonts w:hint="eastAsia" w:ascii="仿宋" w:hAnsi="仿宋" w:eastAsia="仿宋" w:cs="仿宋"/>
          <w:kern w:val="0"/>
          <w:lang w:val="zh-CN"/>
        </w:rPr>
        <w:t>包括但不限于软件</w:t>
      </w:r>
      <w:r>
        <w:rPr>
          <w:rFonts w:hint="eastAsia" w:ascii="仿宋" w:hAnsi="仿宋" w:eastAsia="仿宋" w:cs="仿宋"/>
          <w:kern w:val="0"/>
        </w:rPr>
        <w:t>许可</w:t>
      </w:r>
      <w:r>
        <w:rPr>
          <w:rFonts w:hint="eastAsia" w:ascii="仿宋" w:hAnsi="仿宋" w:eastAsia="仿宋" w:cs="仿宋"/>
          <w:kern w:val="0"/>
          <w:lang w:val="zh-CN"/>
        </w:rPr>
        <w:t>、</w:t>
      </w:r>
      <w:r>
        <w:rPr>
          <w:rFonts w:hint="eastAsia" w:ascii="仿宋" w:hAnsi="仿宋" w:eastAsia="仿宋" w:cs="仿宋"/>
          <w:kern w:val="0"/>
        </w:rPr>
        <w:t>软件实施服务</w:t>
      </w:r>
      <w:r>
        <w:rPr>
          <w:rFonts w:hint="eastAsia" w:ascii="仿宋" w:hAnsi="仿宋" w:eastAsia="仿宋" w:cs="仿宋"/>
          <w:kern w:val="0"/>
          <w:lang w:val="zh-CN"/>
        </w:rPr>
        <w:t>、</w:t>
      </w:r>
      <w:r>
        <w:rPr>
          <w:rFonts w:hint="eastAsia" w:ascii="仿宋" w:hAnsi="仿宋" w:eastAsia="仿宋" w:cs="仿宋"/>
          <w:kern w:val="0"/>
        </w:rPr>
        <w:t>定制开发服务、</w:t>
      </w:r>
      <w:r>
        <w:rPr>
          <w:rFonts w:hint="eastAsia" w:ascii="仿宋" w:hAnsi="仿宋" w:eastAsia="仿宋" w:cs="仿宋"/>
          <w:kern w:val="0"/>
          <w:lang w:val="zh-CN"/>
        </w:rPr>
        <w:t>办公</w:t>
      </w:r>
      <w:r>
        <w:rPr>
          <w:rFonts w:hint="eastAsia" w:ascii="仿宋" w:hAnsi="仿宋" w:eastAsia="仿宋" w:cs="仿宋"/>
          <w:kern w:val="0"/>
        </w:rPr>
        <w:t>费</w:t>
      </w:r>
      <w:r>
        <w:rPr>
          <w:rFonts w:hint="eastAsia" w:ascii="仿宋" w:hAnsi="仿宋" w:eastAsia="仿宋" w:cs="仿宋"/>
          <w:kern w:val="0"/>
          <w:lang w:val="zh-CN"/>
        </w:rPr>
        <w:t>、交通</w:t>
      </w:r>
      <w:r>
        <w:rPr>
          <w:rFonts w:hint="eastAsia" w:ascii="仿宋" w:hAnsi="仿宋" w:eastAsia="仿宋" w:cs="仿宋"/>
          <w:kern w:val="0"/>
        </w:rPr>
        <w:t>费</w:t>
      </w:r>
      <w:r>
        <w:rPr>
          <w:rFonts w:hint="eastAsia" w:ascii="仿宋" w:hAnsi="仿宋" w:eastAsia="仿宋" w:cs="仿宋"/>
          <w:kern w:val="0"/>
          <w:lang w:val="zh-CN"/>
        </w:rPr>
        <w:t>、人员</w:t>
      </w:r>
      <w:r>
        <w:rPr>
          <w:rFonts w:hint="eastAsia" w:ascii="仿宋" w:hAnsi="仿宋" w:eastAsia="仿宋" w:cs="仿宋"/>
          <w:kern w:val="0"/>
        </w:rPr>
        <w:t>费</w:t>
      </w:r>
      <w:r>
        <w:rPr>
          <w:rFonts w:hint="eastAsia" w:ascii="仿宋" w:hAnsi="仿宋" w:eastAsia="仿宋" w:cs="仿宋"/>
          <w:kern w:val="0"/>
          <w:lang w:val="zh-CN"/>
        </w:rPr>
        <w:t>、餐旅</w:t>
      </w:r>
      <w:r>
        <w:rPr>
          <w:rFonts w:hint="eastAsia" w:ascii="仿宋" w:hAnsi="仿宋" w:eastAsia="仿宋" w:cs="仿宋"/>
          <w:kern w:val="0"/>
        </w:rPr>
        <w:t>费</w:t>
      </w:r>
      <w:r>
        <w:rPr>
          <w:rFonts w:hint="eastAsia" w:ascii="仿宋" w:hAnsi="仿宋" w:eastAsia="仿宋" w:cs="仿宋"/>
          <w:kern w:val="0"/>
          <w:lang w:val="zh-CN"/>
        </w:rPr>
        <w:t>、文件</w:t>
      </w:r>
      <w:r>
        <w:rPr>
          <w:rFonts w:hint="eastAsia" w:ascii="仿宋" w:hAnsi="仿宋" w:eastAsia="仿宋" w:cs="仿宋"/>
          <w:kern w:val="0"/>
        </w:rPr>
        <w:t>费</w:t>
      </w:r>
      <w:r>
        <w:rPr>
          <w:rFonts w:hint="eastAsia" w:ascii="仿宋" w:hAnsi="仿宋" w:eastAsia="仿宋" w:cs="仿宋"/>
          <w:kern w:val="0"/>
          <w:lang w:val="zh-CN"/>
        </w:rPr>
        <w:t>、税费、属于SOW约定范畴内的定制开发费用等。</w:t>
      </w:r>
    </w:p>
    <w:p w14:paraId="6AD0A026">
      <w:pPr>
        <w:numPr>
          <w:ilvl w:val="0"/>
          <w:numId w:val="3"/>
        </w:num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rPr>
        <w:t>本项目实施过程中或完成后，甲方就</w:t>
      </w:r>
      <w:r>
        <w:rPr>
          <w:rFonts w:hint="eastAsia" w:ascii="仿宋" w:hAnsi="仿宋" w:eastAsia="仿宋" w:cs="仿宋"/>
          <w:kern w:val="0"/>
          <w:lang w:val="en-US" w:eastAsia="zh-CN"/>
        </w:rPr>
        <w:t>财务软件</w:t>
      </w:r>
      <w:r>
        <w:rPr>
          <w:rFonts w:hint="eastAsia" w:ascii="仿宋" w:hAnsi="仿宋" w:eastAsia="仿宋" w:cs="仿宋"/>
          <w:kern w:val="0"/>
          <w:lang w:eastAsia="zh-CN"/>
        </w:rPr>
        <w:t>管理系统</w:t>
      </w:r>
      <w:r>
        <w:rPr>
          <w:rFonts w:hint="eastAsia" w:ascii="仿宋" w:hAnsi="仿宋" w:eastAsia="仿宋" w:cs="仿宋"/>
          <w:kern w:val="0"/>
        </w:rPr>
        <w:t>提出功能需求增加的，乙方按照本合同附件三中的《报价单》约定的实际人天价格核算收取服务费用。</w:t>
      </w:r>
    </w:p>
    <w:p w14:paraId="4176D69B">
      <w:pPr>
        <w:numPr>
          <w:ilvl w:val="0"/>
          <w:numId w:val="3"/>
        </w:numPr>
        <w:autoSpaceDE w:val="0"/>
        <w:autoSpaceDN w:val="0"/>
        <w:adjustRightInd w:val="0"/>
        <w:spacing w:after="200"/>
        <w:ind w:right="-23" w:firstLine="480" w:firstLineChars="200"/>
        <w:jc w:val="left"/>
        <w:outlineLvl w:val="1"/>
        <w:rPr>
          <w:rFonts w:hint="eastAsia" w:ascii="仿宋" w:hAnsi="仿宋" w:eastAsia="仿宋" w:cs="仿宋"/>
          <w:kern w:val="0"/>
          <w:u w:val="single"/>
          <w:lang w:val="zh-CN"/>
        </w:rPr>
      </w:pPr>
      <w:r>
        <w:rPr>
          <w:rFonts w:hint="eastAsia" w:ascii="仿宋" w:hAnsi="仿宋" w:eastAsia="仿宋" w:cs="仿宋"/>
          <w:kern w:val="0"/>
          <w:lang w:val="zh-CN"/>
        </w:rPr>
        <w:t>合同金额支付方式：</w:t>
      </w:r>
      <w:r>
        <w:rPr>
          <w:rFonts w:hint="eastAsia" w:ascii="仿宋" w:hAnsi="仿宋" w:eastAsia="仿宋" w:cs="仿宋"/>
          <w:kern w:val="0"/>
          <w:u w:val="single"/>
          <w:lang w:val="zh-CN"/>
        </w:rPr>
        <w:t>（2）</w:t>
      </w:r>
      <w:r>
        <w:rPr>
          <w:rFonts w:hint="eastAsia" w:ascii="仿宋" w:hAnsi="仿宋" w:eastAsia="仿宋" w:cs="仿宋"/>
          <w:kern w:val="0"/>
          <w:u w:val="single"/>
          <w:lang w:val="en-US" w:eastAsia="zh-CN"/>
        </w:rPr>
        <w:t>/（3）</w:t>
      </w:r>
    </w:p>
    <w:p w14:paraId="797BB8F8">
      <w:pPr>
        <w:numPr>
          <w:ilvl w:val="-1"/>
          <w:numId w:val="0"/>
        </w:numPr>
        <w:autoSpaceDE w:val="0"/>
        <w:autoSpaceDN w:val="0"/>
        <w:adjustRightInd w:val="0"/>
        <w:spacing w:after="200"/>
        <w:ind w:right="-23" w:firstLine="480" w:firstLineChars="200"/>
        <w:jc w:val="left"/>
        <w:rPr>
          <w:rFonts w:hint="eastAsia" w:ascii="仿宋" w:hAnsi="仿宋" w:eastAsia="仿宋" w:cs="仿宋"/>
          <w:kern w:val="0"/>
          <w:highlight w:val="none"/>
          <w:lang w:val="zh-CN"/>
        </w:rPr>
      </w:pPr>
      <w:r>
        <w:rPr>
          <w:rFonts w:hint="eastAsia" w:ascii="仿宋" w:hAnsi="仿宋" w:eastAsia="仿宋" w:cs="仿宋"/>
          <w:kern w:val="0"/>
          <w:highlight w:val="none"/>
          <w:lang w:val="zh-CN"/>
        </w:rPr>
        <w:t>（</w:t>
      </w:r>
      <w:r>
        <w:rPr>
          <w:rFonts w:hint="eastAsia" w:ascii="仿宋" w:hAnsi="仿宋" w:eastAsia="仿宋" w:cs="仿宋"/>
          <w:kern w:val="0"/>
          <w:highlight w:val="none"/>
          <w:lang w:val="en-US" w:eastAsia="zh-CN"/>
        </w:rPr>
        <w:t>1）</w:t>
      </w:r>
      <w:r>
        <w:rPr>
          <w:rFonts w:hint="eastAsia" w:ascii="仿宋" w:hAnsi="仿宋" w:eastAsia="仿宋" w:cs="仿宋"/>
          <w:kern w:val="0"/>
          <w:highlight w:val="none"/>
          <w:lang w:val="zh-CN"/>
        </w:rPr>
        <w:t>现金；</w:t>
      </w:r>
    </w:p>
    <w:p w14:paraId="7F2496D1">
      <w:pPr>
        <w:spacing w:after="200"/>
        <w:ind w:right="-23" w:firstLine="480" w:firstLineChars="200"/>
        <w:rPr>
          <w:rFonts w:hint="eastAsia" w:ascii="仿宋" w:hAnsi="仿宋" w:eastAsia="仿宋" w:cs="仿宋"/>
          <w:kern w:val="0"/>
          <w:highlight w:val="none"/>
          <w:lang w:val="zh-CN"/>
        </w:rPr>
      </w:pPr>
      <w:r>
        <w:rPr>
          <w:rFonts w:hint="eastAsia" w:ascii="仿宋" w:hAnsi="仿宋" w:eastAsia="仿宋" w:cs="仿宋"/>
          <w:kern w:val="0"/>
          <w:highlight w:val="none"/>
          <w:lang w:val="zh-CN" w:eastAsia="zh-CN"/>
        </w:rPr>
        <w:t>（</w:t>
      </w:r>
      <w:r>
        <w:rPr>
          <w:rFonts w:hint="eastAsia" w:ascii="仿宋" w:hAnsi="仿宋" w:eastAsia="仿宋" w:cs="仿宋"/>
          <w:kern w:val="0"/>
          <w:highlight w:val="none"/>
          <w:lang w:val="en-US" w:eastAsia="zh-CN"/>
        </w:rPr>
        <w:t>2）</w:t>
      </w:r>
      <w:r>
        <w:rPr>
          <w:rFonts w:hint="eastAsia" w:ascii="仿宋" w:hAnsi="仿宋" w:eastAsia="仿宋" w:cs="仿宋"/>
          <w:kern w:val="0"/>
          <w:highlight w:val="none"/>
          <w:lang w:val="zh-CN" w:eastAsia="zh-CN"/>
        </w:rPr>
        <w:t>90日银行承兑汇票；</w:t>
      </w:r>
    </w:p>
    <w:p w14:paraId="2D7B83F2">
      <w:pPr>
        <w:autoSpaceDE w:val="0"/>
        <w:autoSpaceDN w:val="0"/>
        <w:adjustRightInd w:val="0"/>
        <w:spacing w:after="200"/>
        <w:ind w:right="-23" w:firstLine="480" w:firstLineChars="200"/>
        <w:jc w:val="left"/>
        <w:rPr>
          <w:rFonts w:hint="eastAsia" w:ascii="仿宋" w:hAnsi="仿宋" w:eastAsia="仿宋" w:cs="仿宋"/>
          <w:kern w:val="0"/>
          <w:highlight w:val="none"/>
          <w:lang w:val="zh-CN"/>
        </w:rPr>
      </w:pPr>
      <w:r>
        <w:rPr>
          <w:rFonts w:hint="eastAsia" w:ascii="仿宋" w:hAnsi="仿宋" w:eastAsia="仿宋" w:cs="仿宋"/>
          <w:kern w:val="0"/>
          <w:highlight w:val="none"/>
          <w:lang w:val="zh-CN"/>
        </w:rPr>
        <w:t>（</w:t>
      </w:r>
      <w:r>
        <w:rPr>
          <w:rFonts w:hint="eastAsia" w:ascii="仿宋" w:hAnsi="仿宋" w:eastAsia="仿宋" w:cs="仿宋"/>
          <w:kern w:val="0"/>
          <w:highlight w:val="none"/>
          <w:lang w:val="en-US" w:eastAsia="zh-CN"/>
        </w:rPr>
        <w:t>3</w:t>
      </w:r>
      <w:r>
        <w:rPr>
          <w:rFonts w:hint="eastAsia" w:ascii="仿宋" w:hAnsi="仿宋" w:eastAsia="仿宋" w:cs="仿宋"/>
          <w:kern w:val="0"/>
          <w:highlight w:val="none"/>
          <w:lang w:val="zh-CN"/>
        </w:rPr>
        <w:t>）</w:t>
      </w:r>
      <w:r>
        <w:rPr>
          <w:rFonts w:hint="eastAsia" w:ascii="仿宋" w:hAnsi="仿宋" w:eastAsia="仿宋" w:cs="仿宋"/>
          <w:kern w:val="0"/>
          <w:highlight w:val="none"/>
        </w:rPr>
        <w:t>120</w:t>
      </w:r>
      <w:r>
        <w:rPr>
          <w:rFonts w:hint="eastAsia" w:ascii="仿宋" w:hAnsi="仿宋" w:eastAsia="仿宋" w:cs="仿宋"/>
          <w:kern w:val="0"/>
          <w:highlight w:val="none"/>
          <w:lang w:val="zh-CN"/>
        </w:rPr>
        <w:t>日</w:t>
      </w:r>
      <w:r>
        <w:rPr>
          <w:rFonts w:hint="eastAsia" w:ascii="仿宋" w:hAnsi="仿宋" w:eastAsia="仿宋" w:cs="仿宋"/>
          <w:kern w:val="0"/>
          <w:highlight w:val="none"/>
        </w:rPr>
        <w:t>供应链金融</w:t>
      </w:r>
      <w:r>
        <w:rPr>
          <w:rFonts w:hint="eastAsia" w:ascii="仿宋" w:hAnsi="仿宋" w:eastAsia="仿宋" w:cs="仿宋"/>
          <w:kern w:val="0"/>
          <w:highlight w:val="none"/>
          <w:lang w:val="en-US" w:eastAsia="zh-CN"/>
        </w:rPr>
        <w:t>,即在本合同约定的付款期限内，甲方向乙方开出一张相应金额的120个自然日的电子债权凭证进行付款。</w:t>
      </w:r>
    </w:p>
    <w:p w14:paraId="34DC7C84">
      <w:pPr>
        <w:autoSpaceDE w:val="0"/>
        <w:autoSpaceDN w:val="0"/>
        <w:adjustRightInd w:val="0"/>
        <w:spacing w:after="200"/>
        <w:ind w:right="-23" w:firstLine="480" w:firstLineChars="200"/>
        <w:jc w:val="left"/>
        <w:outlineLvl w:val="1"/>
        <w:rPr>
          <w:rFonts w:hint="eastAsia" w:ascii="仿宋" w:hAnsi="仿宋" w:eastAsia="仿宋" w:cs="仿宋"/>
          <w:kern w:val="0"/>
        </w:rPr>
      </w:pPr>
      <w:r>
        <w:rPr>
          <w:rFonts w:hint="eastAsia" w:ascii="仿宋" w:hAnsi="仿宋" w:eastAsia="仿宋" w:cs="仿宋"/>
          <w:kern w:val="0"/>
        </w:rPr>
        <w:t>4、甲方按照如下节点向乙方支付本合同价款：</w:t>
      </w:r>
    </w:p>
    <w:p w14:paraId="333E9574">
      <w:pPr>
        <w:autoSpaceDE w:val="0"/>
        <w:autoSpaceDN w:val="0"/>
        <w:adjustRightInd w:val="0"/>
        <w:spacing w:after="200"/>
        <w:ind w:right="-23" w:firstLine="480" w:firstLineChars="200"/>
        <w:jc w:val="left"/>
        <w:rPr>
          <w:rFonts w:hint="eastAsia" w:ascii="仿宋" w:hAnsi="仿宋" w:eastAsia="仿宋" w:cs="仿宋"/>
          <w:kern w:val="0"/>
          <w:highlight w:val="none"/>
          <w:lang w:val="en-US" w:eastAsia="zh-CN"/>
        </w:rPr>
      </w:pPr>
      <w:r>
        <w:rPr>
          <w:rFonts w:hint="eastAsia" w:ascii="仿宋" w:hAnsi="仿宋" w:eastAsia="仿宋" w:cs="仿宋"/>
          <w:kern w:val="0"/>
          <w:lang w:val="zh-CN"/>
        </w:rPr>
        <w:t>（</w:t>
      </w:r>
      <w:r>
        <w:rPr>
          <w:rFonts w:hint="eastAsia" w:ascii="仿宋" w:hAnsi="仿宋" w:eastAsia="仿宋" w:cs="仿宋"/>
          <w:kern w:val="0"/>
        </w:rPr>
        <w:t>1</w:t>
      </w:r>
      <w:r>
        <w:rPr>
          <w:rFonts w:hint="eastAsia" w:ascii="仿宋" w:hAnsi="仿宋" w:eastAsia="仿宋" w:cs="仿宋"/>
          <w:kern w:val="0"/>
          <w:lang w:val="zh-CN"/>
        </w:rPr>
        <w:t>）</w:t>
      </w:r>
      <w:r>
        <w:rPr>
          <w:rFonts w:hint="eastAsia" w:ascii="仿宋" w:hAnsi="仿宋" w:eastAsia="仿宋" w:cs="仿宋"/>
          <w:kern w:val="0"/>
        </w:rPr>
        <w:t>自本合同生效之日起【</w:t>
      </w:r>
      <w:r>
        <w:rPr>
          <w:rFonts w:hint="eastAsia" w:ascii="仿宋" w:hAnsi="仿宋" w:eastAsia="仿宋" w:cs="仿宋"/>
          <w:kern w:val="0"/>
          <w:lang w:val="en-US" w:eastAsia="zh-CN"/>
        </w:rPr>
        <w:t>7</w:t>
      </w:r>
      <w:r>
        <w:rPr>
          <w:rFonts w:hint="eastAsia" w:ascii="仿宋" w:hAnsi="仿宋" w:eastAsia="仿宋" w:cs="仿宋"/>
          <w:kern w:val="0"/>
        </w:rPr>
        <w:t>】</w:t>
      </w:r>
      <w:r>
        <w:rPr>
          <w:rFonts w:hint="eastAsia" w:ascii="仿宋" w:hAnsi="仿宋" w:eastAsia="仿宋" w:cs="仿宋"/>
          <w:kern w:val="0"/>
          <w:lang w:val="zh-CN" w:eastAsia="zh-Hans"/>
        </w:rPr>
        <w:t>日</w:t>
      </w:r>
      <w:r>
        <w:rPr>
          <w:rFonts w:hint="eastAsia" w:ascii="仿宋" w:hAnsi="仿宋" w:eastAsia="仿宋" w:cs="仿宋"/>
          <w:kern w:val="0"/>
          <w:lang w:val="zh-CN"/>
        </w:rPr>
        <w:t>内，</w:t>
      </w:r>
      <w:r>
        <w:rPr>
          <w:rFonts w:hint="eastAsia" w:ascii="仿宋" w:hAnsi="仿宋" w:eastAsia="仿宋" w:cs="仿宋"/>
          <w:kern w:val="0"/>
          <w:lang w:val="en-US" w:eastAsia="zh-CN"/>
        </w:rPr>
        <w:t>乙方人员配置到位（配置要求以附件四4.6条约定为准）且经甲方审查通过，乙方出具的整体工作计划及人员分工经甲方书面确认后，</w:t>
      </w:r>
      <w:r>
        <w:rPr>
          <w:rFonts w:hint="eastAsia" w:ascii="仿宋" w:hAnsi="仿宋" w:eastAsia="仿宋" w:cs="仿宋"/>
          <w:kern w:val="0"/>
          <w:highlight w:val="none"/>
          <w:lang w:val="en-US" w:eastAsia="zh-CN"/>
        </w:rPr>
        <w:t>乙方</w:t>
      </w:r>
      <w:r>
        <w:rPr>
          <w:rFonts w:hint="eastAsia" w:ascii="仿宋" w:hAnsi="仿宋" w:eastAsia="仿宋" w:cs="仿宋"/>
          <w:kern w:val="0"/>
          <w:highlight w:val="none"/>
        </w:rPr>
        <w:t>向甲方开具相应金额</w:t>
      </w:r>
      <w:r>
        <w:rPr>
          <w:rFonts w:hint="eastAsia" w:ascii="仿宋" w:hAnsi="仿宋" w:eastAsia="仿宋" w:cs="仿宋"/>
          <w:kern w:val="0"/>
          <w:highlight w:val="none"/>
          <w:lang w:val="en-US" w:eastAsia="zh-CN"/>
        </w:rPr>
        <w:t>且</w:t>
      </w:r>
      <w:r>
        <w:rPr>
          <w:rFonts w:hint="eastAsia" w:ascii="仿宋" w:hAnsi="仿宋" w:eastAsia="仿宋" w:cs="仿宋"/>
          <w:kern w:val="0"/>
          <w:highlight w:val="none"/>
        </w:rPr>
        <w:t>税率</w:t>
      </w:r>
      <w:r>
        <w:rPr>
          <w:rFonts w:hint="eastAsia" w:ascii="仿宋" w:hAnsi="仿宋" w:eastAsia="仿宋" w:cs="仿宋"/>
          <w:kern w:val="0"/>
          <w:highlight w:val="none"/>
          <w:lang w:val="en-US" w:eastAsia="zh-CN"/>
        </w:rPr>
        <w:t>为（6%）</w:t>
      </w:r>
      <w:r>
        <w:rPr>
          <w:rFonts w:hint="eastAsia" w:ascii="仿宋" w:hAnsi="仿宋" w:eastAsia="仿宋" w:cs="仿宋"/>
          <w:kern w:val="0"/>
          <w:highlight w:val="none"/>
        </w:rPr>
        <w:t>的</w:t>
      </w:r>
      <w:r>
        <w:rPr>
          <w:rFonts w:hint="eastAsia" w:ascii="仿宋" w:hAnsi="仿宋" w:eastAsia="仿宋" w:cs="仿宋"/>
          <w:kern w:val="0"/>
          <w:highlight w:val="none"/>
          <w:lang w:val="en-US" w:eastAsia="zh-CN"/>
        </w:rPr>
        <w:t>服务</w:t>
      </w:r>
      <w:r>
        <w:rPr>
          <w:rFonts w:hint="eastAsia" w:ascii="仿宋" w:hAnsi="仿宋" w:eastAsia="仿宋" w:cs="仿宋"/>
          <w:kern w:val="0"/>
          <w:highlight w:val="none"/>
        </w:rPr>
        <w:t>增值税专用</w:t>
      </w:r>
      <w:r>
        <w:rPr>
          <w:rFonts w:hint="eastAsia" w:ascii="仿宋" w:hAnsi="仿宋" w:eastAsia="仿宋" w:cs="仿宋"/>
          <w:kern w:val="0"/>
          <w:highlight w:val="none"/>
          <w:lang w:val="zh-CN"/>
        </w:rPr>
        <w:t>发票，</w:t>
      </w:r>
      <w:r>
        <w:rPr>
          <w:rFonts w:hint="eastAsia" w:ascii="仿宋" w:hAnsi="仿宋" w:eastAsia="仿宋" w:cs="仿宋"/>
          <w:kern w:val="0"/>
          <w:highlight w:val="none"/>
          <w:lang w:val="en-US" w:eastAsia="zh-CN"/>
        </w:rPr>
        <w:t>甲方收到发票后</w:t>
      </w:r>
      <w:r>
        <w:rPr>
          <w:rFonts w:hint="eastAsia" w:ascii="仿宋" w:hAnsi="仿宋" w:eastAsia="仿宋" w:cs="仿宋"/>
          <w:kern w:val="0"/>
          <w:highlight w:val="none"/>
          <w:lang w:eastAsia="zh-CN"/>
        </w:rPr>
        <w:t>【</w:t>
      </w:r>
      <w:r>
        <w:rPr>
          <w:rFonts w:hint="eastAsia" w:ascii="仿宋" w:hAnsi="仿宋" w:eastAsia="仿宋" w:cs="仿宋"/>
          <w:kern w:val="0"/>
          <w:highlight w:val="none"/>
          <w:lang w:val="en-US" w:eastAsia="zh-CN"/>
        </w:rPr>
        <w:t>15</w:t>
      </w:r>
      <w:r>
        <w:rPr>
          <w:rFonts w:hint="eastAsia" w:ascii="仿宋" w:hAnsi="仿宋" w:eastAsia="仿宋" w:cs="仿宋"/>
          <w:kern w:val="0"/>
          <w:highlight w:val="none"/>
          <w:lang w:eastAsia="zh-CN"/>
        </w:rPr>
        <w:t>】</w:t>
      </w:r>
      <w:r>
        <w:rPr>
          <w:rFonts w:hint="eastAsia" w:ascii="仿宋" w:hAnsi="仿宋" w:eastAsia="仿宋" w:cs="仿宋"/>
          <w:kern w:val="0"/>
          <w:highlight w:val="none"/>
          <w:lang w:val="en-US" w:eastAsia="zh-CN"/>
        </w:rPr>
        <w:t>日内</w:t>
      </w:r>
      <w:r>
        <w:rPr>
          <w:rFonts w:hint="eastAsia" w:ascii="仿宋" w:hAnsi="仿宋" w:eastAsia="仿宋" w:cs="仿宋"/>
          <w:kern w:val="0"/>
          <w:highlight w:val="none"/>
          <w:lang w:val="zh-CN"/>
        </w:rPr>
        <w:t>向</w:t>
      </w:r>
      <w:r>
        <w:rPr>
          <w:rFonts w:hint="eastAsia" w:ascii="仿宋" w:hAnsi="仿宋" w:eastAsia="仿宋" w:cs="仿宋"/>
          <w:kern w:val="0"/>
          <w:highlight w:val="none"/>
        </w:rPr>
        <w:t>乙方</w:t>
      </w:r>
      <w:r>
        <w:rPr>
          <w:rFonts w:hint="eastAsia" w:ascii="仿宋" w:hAnsi="仿宋" w:eastAsia="仿宋" w:cs="仿宋"/>
          <w:kern w:val="0"/>
          <w:highlight w:val="none"/>
          <w:lang w:val="zh-CN"/>
        </w:rPr>
        <w:t>支付</w:t>
      </w:r>
      <w:r>
        <w:rPr>
          <w:rFonts w:hint="eastAsia" w:ascii="仿宋" w:hAnsi="仿宋" w:eastAsia="仿宋" w:cs="仿宋"/>
          <w:kern w:val="0"/>
          <w:highlight w:val="none"/>
        </w:rPr>
        <w:t>本</w:t>
      </w:r>
      <w:r>
        <w:rPr>
          <w:rFonts w:hint="eastAsia" w:ascii="仿宋" w:hAnsi="仿宋" w:eastAsia="仿宋" w:cs="仿宋"/>
          <w:kern w:val="0"/>
          <w:highlight w:val="none"/>
          <w:lang w:val="zh-CN"/>
        </w:rPr>
        <w:t>合同</w:t>
      </w:r>
      <w:r>
        <w:rPr>
          <w:rFonts w:hint="eastAsia" w:ascii="仿宋" w:hAnsi="仿宋" w:eastAsia="仿宋" w:cs="仿宋"/>
          <w:kern w:val="0"/>
          <w:highlight w:val="none"/>
        </w:rPr>
        <w:t>总价款</w:t>
      </w:r>
      <w:r>
        <w:rPr>
          <w:rFonts w:hint="eastAsia" w:ascii="仿宋" w:hAnsi="仿宋" w:eastAsia="仿宋" w:cs="仿宋"/>
          <w:kern w:val="0"/>
          <w:highlight w:val="none"/>
          <w:lang w:val="zh-CN" w:eastAsia="zh-Hans"/>
        </w:rPr>
        <w:t>的【</w:t>
      </w:r>
      <w:r>
        <w:rPr>
          <w:rFonts w:hint="eastAsia" w:ascii="仿宋" w:hAnsi="仿宋" w:eastAsia="仿宋" w:cs="仿宋"/>
          <w:kern w:val="0"/>
          <w:highlight w:val="none"/>
          <w:lang w:val="en-US" w:eastAsia="zh-CN"/>
        </w:rPr>
        <w:t>1</w:t>
      </w:r>
      <w:r>
        <w:rPr>
          <w:rFonts w:hint="eastAsia" w:ascii="仿宋" w:hAnsi="仿宋" w:eastAsia="仿宋" w:cs="仿宋"/>
          <w:kern w:val="0"/>
          <w:highlight w:val="none"/>
          <w:u w:val="single"/>
          <w:lang w:val="en-US" w:eastAsia="zh-CN"/>
        </w:rPr>
        <w:t>0</w:t>
      </w:r>
      <w:r>
        <w:rPr>
          <w:rFonts w:hint="eastAsia" w:ascii="仿宋" w:hAnsi="仿宋" w:eastAsia="仿宋" w:cs="仿宋"/>
          <w:kern w:val="0"/>
          <w:highlight w:val="none"/>
          <w:lang w:val="zh-CN" w:eastAsia="zh-Hans"/>
        </w:rPr>
        <w:t>】%</w:t>
      </w:r>
      <w:r>
        <w:rPr>
          <w:rFonts w:hint="eastAsia" w:ascii="仿宋" w:hAnsi="仿宋" w:eastAsia="仿宋" w:cs="仿宋"/>
          <w:kern w:val="0"/>
          <w:highlight w:val="none"/>
          <w:lang w:val="zh-CN"/>
        </w:rPr>
        <w:t>，即人民币【</w:t>
      </w:r>
      <w:r>
        <w:rPr>
          <w:rFonts w:hint="eastAsia" w:ascii="仿宋" w:hAnsi="仿宋" w:eastAsia="仿宋" w:cs="仿宋"/>
          <w:kern w:val="0"/>
          <w:highlight w:val="none"/>
          <w:lang w:val="en-US" w:eastAsia="zh-CN"/>
        </w:rPr>
        <w:t>35,000</w:t>
      </w:r>
      <w:r>
        <w:rPr>
          <w:rFonts w:hint="eastAsia" w:ascii="仿宋" w:hAnsi="仿宋" w:eastAsia="仿宋" w:cs="仿宋"/>
          <w:kern w:val="0"/>
          <w:highlight w:val="none"/>
          <w:lang w:val="zh-CN"/>
        </w:rPr>
        <w:t>】元(大写：【</w:t>
      </w:r>
      <w:r>
        <w:rPr>
          <w:rFonts w:hint="eastAsia" w:ascii="仿宋" w:hAnsi="仿宋" w:eastAsia="仿宋" w:cs="仿宋"/>
          <w:kern w:val="0"/>
          <w:highlight w:val="none"/>
          <w:u w:val="single"/>
          <w:lang w:val="en-US" w:eastAsia="zh-CN"/>
        </w:rPr>
        <w:t>叁万伍仟</w:t>
      </w:r>
      <w:r>
        <w:rPr>
          <w:rFonts w:hint="eastAsia" w:ascii="仿宋" w:hAnsi="仿宋" w:eastAsia="仿宋" w:cs="仿宋"/>
          <w:kern w:val="0"/>
          <w:highlight w:val="none"/>
          <w:lang w:val="zh-CN"/>
        </w:rPr>
        <w:t>】</w:t>
      </w:r>
      <w:r>
        <w:rPr>
          <w:rFonts w:hint="eastAsia" w:ascii="仿宋" w:hAnsi="仿宋" w:eastAsia="仿宋" w:cs="仿宋"/>
          <w:kern w:val="0"/>
          <w:highlight w:val="none"/>
        </w:rPr>
        <w:t>圆整</w:t>
      </w:r>
      <w:r>
        <w:rPr>
          <w:rFonts w:hint="eastAsia" w:ascii="仿宋" w:hAnsi="仿宋" w:eastAsia="仿宋" w:cs="仿宋"/>
          <w:kern w:val="0"/>
          <w:highlight w:val="none"/>
          <w:lang w:val="zh-CN"/>
        </w:rPr>
        <w:t>)</w:t>
      </w:r>
      <w:r>
        <w:rPr>
          <w:rFonts w:hint="eastAsia" w:ascii="仿宋" w:hAnsi="仿宋" w:eastAsia="仿宋" w:cs="仿宋"/>
          <w:kern w:val="0"/>
          <w:highlight w:val="none"/>
          <w:lang w:val="en-US" w:eastAsia="zh-CN"/>
        </w:rPr>
        <w:t>(支付方式为90日银行承兑汇票）</w:t>
      </w:r>
      <w:r>
        <w:rPr>
          <w:rFonts w:hint="eastAsia" w:ascii="仿宋" w:hAnsi="仿宋" w:eastAsia="仿宋" w:cs="仿宋"/>
          <w:kern w:val="0"/>
          <w:highlight w:val="none"/>
          <w:lang w:val="zh-CN"/>
        </w:rPr>
        <w:t>；</w:t>
      </w:r>
    </w:p>
    <w:p w14:paraId="17E49848">
      <w:pPr>
        <w:autoSpaceDE/>
        <w:autoSpaceDN/>
        <w:adjustRightInd/>
        <w:spacing w:before="156" w:beforeLines="50" w:after="156" w:afterLines="50"/>
        <w:ind w:right="0" w:firstLine="480" w:firstLineChars="200"/>
        <w:jc w:val="left"/>
        <w:rPr>
          <w:rFonts w:hint="eastAsia" w:ascii="仿宋" w:hAnsi="仿宋" w:eastAsia="仿宋" w:cs="仿宋"/>
          <w:kern w:val="0"/>
          <w:highlight w:val="none"/>
          <w:lang w:val="en-US" w:eastAsia="zh-CN"/>
        </w:rPr>
      </w:pPr>
      <w:r>
        <w:rPr>
          <w:rFonts w:hint="eastAsia" w:ascii="仿宋" w:hAnsi="仿宋" w:eastAsia="仿宋" w:cs="仿宋"/>
          <w:kern w:val="0"/>
          <w:highlight w:val="none"/>
          <w:lang w:val="zh-CN" w:eastAsia="zh-Hans"/>
        </w:rPr>
        <w:t>（</w:t>
      </w:r>
      <w:r>
        <w:rPr>
          <w:rFonts w:hint="eastAsia" w:ascii="仿宋" w:hAnsi="仿宋" w:eastAsia="仿宋" w:cs="仿宋"/>
          <w:kern w:val="0"/>
          <w:highlight w:val="none"/>
        </w:rPr>
        <w:t>2）本项目</w:t>
      </w:r>
      <w:r>
        <w:rPr>
          <w:rFonts w:hint="eastAsia" w:ascii="仿宋" w:hAnsi="仿宋" w:eastAsia="仿宋" w:cs="仿宋"/>
          <w:kern w:val="0"/>
          <w:sz w:val="24"/>
          <w:szCs w:val="24"/>
          <w:highlight w:val="none"/>
        </w:rPr>
        <w:t>需求适配阶段</w:t>
      </w:r>
      <w:r>
        <w:rPr>
          <w:rFonts w:hint="eastAsia" w:ascii="仿宋" w:hAnsi="仿宋" w:eastAsia="仿宋" w:cs="仿宋"/>
          <w:kern w:val="0"/>
          <w:sz w:val="24"/>
          <w:szCs w:val="24"/>
          <w:highlight w:val="none"/>
          <w:lang w:val="en-US" w:eastAsia="zh-CN"/>
        </w:rPr>
        <w:t>所有</w:t>
      </w:r>
      <w:r>
        <w:rPr>
          <w:rFonts w:hint="eastAsia" w:ascii="仿宋" w:hAnsi="仿宋" w:eastAsia="仿宋" w:cs="仿宋"/>
          <w:color w:val="auto"/>
          <w:kern w:val="0"/>
          <w:sz w:val="24"/>
          <w:szCs w:val="24"/>
          <w:highlight w:val="none"/>
          <w:lang w:val="en-US" w:eastAsia="zh-CN"/>
        </w:rPr>
        <w:t>文档资料（以附件四4.4条文档清单为准）</w:t>
      </w:r>
      <w:r>
        <w:rPr>
          <w:rFonts w:hint="eastAsia" w:ascii="仿宋" w:hAnsi="仿宋" w:eastAsia="仿宋" w:cs="仿宋"/>
          <w:kern w:val="0"/>
          <w:highlight w:val="none"/>
          <w:lang w:val="zh-CN" w:eastAsia="zh-Hans"/>
        </w:rPr>
        <w:t>经</w:t>
      </w:r>
      <w:r>
        <w:rPr>
          <w:rFonts w:hint="eastAsia" w:ascii="仿宋" w:hAnsi="仿宋" w:eastAsia="仿宋" w:cs="仿宋"/>
          <w:kern w:val="0"/>
          <w:highlight w:val="none"/>
        </w:rPr>
        <w:t>甲方</w:t>
      </w:r>
      <w:r>
        <w:rPr>
          <w:rFonts w:hint="eastAsia" w:ascii="仿宋" w:hAnsi="仿宋" w:eastAsia="仿宋" w:cs="仿宋"/>
          <w:kern w:val="0"/>
          <w:highlight w:val="none"/>
          <w:lang w:val="zh-CN" w:eastAsia="zh-Hans"/>
        </w:rPr>
        <w:t>确认且由甲</w:t>
      </w:r>
      <w:r>
        <w:rPr>
          <w:rFonts w:hint="eastAsia" w:ascii="仿宋" w:hAnsi="仿宋" w:eastAsia="仿宋" w:cs="仿宋"/>
          <w:kern w:val="0"/>
          <w:highlight w:val="none"/>
        </w:rPr>
        <w:t>乙</w:t>
      </w:r>
      <w:r>
        <w:rPr>
          <w:rFonts w:hint="eastAsia" w:ascii="仿宋" w:hAnsi="仿宋" w:eastAsia="仿宋" w:cs="仿宋"/>
          <w:kern w:val="0"/>
          <w:highlight w:val="none"/>
          <w:lang w:val="zh-CN" w:eastAsia="zh-Hans"/>
        </w:rPr>
        <w:t>双方共同签发后，</w:t>
      </w:r>
      <w:r>
        <w:rPr>
          <w:rFonts w:hint="eastAsia" w:ascii="仿宋" w:hAnsi="仿宋" w:eastAsia="仿宋" w:cs="仿宋"/>
          <w:kern w:val="0"/>
          <w:highlight w:val="none"/>
          <w:lang w:val="en-US" w:eastAsia="zh-CN"/>
        </w:rPr>
        <w:t>乙方</w:t>
      </w:r>
      <w:r>
        <w:rPr>
          <w:rFonts w:hint="eastAsia" w:ascii="仿宋" w:hAnsi="仿宋" w:eastAsia="仿宋" w:cs="仿宋"/>
          <w:kern w:val="0"/>
          <w:highlight w:val="none"/>
        </w:rPr>
        <w:t>向甲方开具相应金额</w:t>
      </w:r>
      <w:r>
        <w:rPr>
          <w:rFonts w:hint="eastAsia" w:ascii="仿宋" w:hAnsi="仿宋" w:eastAsia="仿宋" w:cs="仿宋"/>
          <w:kern w:val="0"/>
          <w:highlight w:val="none"/>
          <w:lang w:val="en-US" w:eastAsia="zh-CN"/>
        </w:rPr>
        <w:t>且</w:t>
      </w:r>
      <w:r>
        <w:rPr>
          <w:rFonts w:hint="eastAsia" w:ascii="仿宋" w:hAnsi="仿宋" w:eastAsia="仿宋" w:cs="仿宋"/>
          <w:kern w:val="0"/>
          <w:highlight w:val="none"/>
        </w:rPr>
        <w:t>税率</w:t>
      </w:r>
      <w:r>
        <w:rPr>
          <w:rFonts w:hint="eastAsia" w:ascii="仿宋" w:hAnsi="仿宋" w:eastAsia="仿宋" w:cs="仿宋"/>
          <w:kern w:val="0"/>
          <w:highlight w:val="none"/>
          <w:lang w:val="en-US" w:eastAsia="zh-CN"/>
        </w:rPr>
        <w:t>为（6%）</w:t>
      </w:r>
      <w:r>
        <w:rPr>
          <w:rFonts w:hint="eastAsia" w:ascii="仿宋" w:hAnsi="仿宋" w:eastAsia="仿宋" w:cs="仿宋"/>
          <w:kern w:val="0"/>
          <w:highlight w:val="none"/>
        </w:rPr>
        <w:t>的</w:t>
      </w:r>
      <w:r>
        <w:rPr>
          <w:rFonts w:hint="eastAsia" w:ascii="仿宋" w:hAnsi="仿宋" w:eastAsia="仿宋" w:cs="仿宋"/>
          <w:kern w:val="0"/>
          <w:highlight w:val="none"/>
          <w:lang w:val="en-US" w:eastAsia="zh-CN"/>
        </w:rPr>
        <w:t>服务</w:t>
      </w:r>
      <w:r>
        <w:rPr>
          <w:rFonts w:hint="eastAsia" w:ascii="仿宋" w:hAnsi="仿宋" w:eastAsia="仿宋" w:cs="仿宋"/>
          <w:kern w:val="0"/>
          <w:highlight w:val="none"/>
        </w:rPr>
        <w:t>增值税专用</w:t>
      </w:r>
      <w:r>
        <w:rPr>
          <w:rFonts w:hint="eastAsia" w:ascii="仿宋" w:hAnsi="仿宋" w:eastAsia="仿宋" w:cs="仿宋"/>
          <w:kern w:val="0"/>
          <w:highlight w:val="none"/>
          <w:lang w:val="zh-CN"/>
        </w:rPr>
        <w:t>发票，</w:t>
      </w:r>
      <w:r>
        <w:rPr>
          <w:rFonts w:hint="eastAsia" w:ascii="仿宋" w:hAnsi="仿宋" w:eastAsia="仿宋" w:cs="仿宋"/>
          <w:kern w:val="0"/>
          <w:highlight w:val="none"/>
          <w:lang w:val="en-US" w:eastAsia="zh-CN"/>
        </w:rPr>
        <w:t>甲方收到发票后</w:t>
      </w:r>
      <w:r>
        <w:rPr>
          <w:rFonts w:hint="eastAsia" w:ascii="仿宋" w:hAnsi="仿宋" w:eastAsia="仿宋" w:cs="仿宋"/>
          <w:kern w:val="0"/>
          <w:highlight w:val="none"/>
        </w:rPr>
        <w:t>的【15】</w:t>
      </w:r>
      <w:r>
        <w:rPr>
          <w:rFonts w:hint="eastAsia" w:ascii="仿宋" w:hAnsi="仿宋" w:eastAsia="仿宋" w:cs="仿宋"/>
          <w:kern w:val="0"/>
          <w:highlight w:val="none"/>
          <w:lang w:val="zh-CN" w:eastAsia="zh-Hans"/>
        </w:rPr>
        <w:t>日</w:t>
      </w:r>
      <w:r>
        <w:rPr>
          <w:rFonts w:hint="eastAsia" w:ascii="仿宋" w:hAnsi="仿宋" w:eastAsia="仿宋" w:cs="仿宋"/>
          <w:kern w:val="0"/>
          <w:highlight w:val="none"/>
          <w:lang w:val="zh-CN"/>
        </w:rPr>
        <w:t>内向</w:t>
      </w:r>
      <w:r>
        <w:rPr>
          <w:rFonts w:hint="eastAsia" w:ascii="仿宋" w:hAnsi="仿宋" w:eastAsia="仿宋" w:cs="仿宋"/>
          <w:kern w:val="0"/>
          <w:highlight w:val="none"/>
        </w:rPr>
        <w:t>乙方</w:t>
      </w:r>
      <w:r>
        <w:rPr>
          <w:rFonts w:hint="eastAsia" w:ascii="仿宋" w:hAnsi="仿宋" w:eastAsia="仿宋" w:cs="仿宋"/>
          <w:kern w:val="0"/>
          <w:highlight w:val="none"/>
          <w:lang w:val="zh-CN"/>
        </w:rPr>
        <w:t>支付</w:t>
      </w:r>
      <w:r>
        <w:rPr>
          <w:rFonts w:hint="eastAsia" w:ascii="仿宋" w:hAnsi="仿宋" w:eastAsia="仿宋" w:cs="仿宋"/>
          <w:kern w:val="0"/>
          <w:highlight w:val="none"/>
        </w:rPr>
        <w:t>本</w:t>
      </w:r>
      <w:r>
        <w:rPr>
          <w:rFonts w:hint="eastAsia" w:ascii="仿宋" w:hAnsi="仿宋" w:eastAsia="仿宋" w:cs="仿宋"/>
          <w:kern w:val="0"/>
          <w:highlight w:val="none"/>
          <w:lang w:val="zh-CN"/>
        </w:rPr>
        <w:t>合同</w:t>
      </w:r>
      <w:r>
        <w:rPr>
          <w:rFonts w:hint="eastAsia" w:ascii="仿宋" w:hAnsi="仿宋" w:eastAsia="仿宋" w:cs="仿宋"/>
          <w:kern w:val="0"/>
          <w:highlight w:val="none"/>
        </w:rPr>
        <w:t>总价款</w:t>
      </w:r>
      <w:r>
        <w:rPr>
          <w:rFonts w:hint="eastAsia" w:ascii="仿宋" w:hAnsi="仿宋" w:eastAsia="仿宋" w:cs="仿宋"/>
          <w:kern w:val="0"/>
          <w:highlight w:val="none"/>
          <w:lang w:val="zh-CN" w:eastAsia="zh-Hans"/>
        </w:rPr>
        <w:t>的【</w:t>
      </w:r>
      <w:r>
        <w:rPr>
          <w:rFonts w:hint="eastAsia" w:ascii="仿宋" w:hAnsi="仿宋" w:eastAsia="仿宋" w:cs="仿宋"/>
          <w:kern w:val="0"/>
          <w:highlight w:val="none"/>
          <w:lang w:val="en-US" w:eastAsia="zh-CN"/>
        </w:rPr>
        <w:t>10</w:t>
      </w:r>
      <w:r>
        <w:rPr>
          <w:rFonts w:hint="eastAsia" w:ascii="仿宋" w:hAnsi="仿宋" w:eastAsia="仿宋" w:cs="仿宋"/>
          <w:kern w:val="0"/>
          <w:highlight w:val="none"/>
          <w:lang w:val="zh-CN" w:eastAsia="zh-Hans"/>
        </w:rPr>
        <w:t>】%</w:t>
      </w:r>
      <w:r>
        <w:rPr>
          <w:rFonts w:hint="eastAsia" w:ascii="仿宋" w:hAnsi="仿宋" w:eastAsia="仿宋" w:cs="仿宋"/>
          <w:kern w:val="0"/>
          <w:highlight w:val="none"/>
          <w:lang w:val="zh-CN"/>
        </w:rPr>
        <w:t>，即人民币【</w:t>
      </w:r>
      <w:r>
        <w:rPr>
          <w:rFonts w:hint="eastAsia" w:ascii="仿宋" w:hAnsi="仿宋" w:eastAsia="仿宋" w:cs="仿宋"/>
          <w:kern w:val="0"/>
          <w:highlight w:val="none"/>
          <w:lang w:val="en-US" w:eastAsia="zh-CN"/>
        </w:rPr>
        <w:t>35,000</w:t>
      </w:r>
      <w:r>
        <w:rPr>
          <w:rFonts w:hint="eastAsia" w:ascii="仿宋" w:hAnsi="仿宋" w:eastAsia="仿宋" w:cs="仿宋"/>
          <w:kern w:val="0"/>
          <w:highlight w:val="none"/>
          <w:lang w:val="zh-CN"/>
        </w:rPr>
        <w:t>】元(大写：【</w:t>
      </w:r>
      <w:r>
        <w:rPr>
          <w:rFonts w:hint="eastAsia" w:ascii="仿宋" w:hAnsi="仿宋" w:eastAsia="仿宋" w:cs="仿宋"/>
          <w:kern w:val="0"/>
          <w:highlight w:val="none"/>
          <w:u w:val="single"/>
          <w:lang w:val="en-US" w:eastAsia="zh-CN"/>
        </w:rPr>
        <w:t>叁万伍仟</w:t>
      </w:r>
      <w:r>
        <w:rPr>
          <w:rFonts w:hint="eastAsia" w:ascii="仿宋" w:hAnsi="仿宋" w:eastAsia="仿宋" w:cs="仿宋"/>
          <w:kern w:val="0"/>
          <w:highlight w:val="none"/>
          <w:lang w:val="zh-CN"/>
        </w:rPr>
        <w:t>】</w:t>
      </w:r>
      <w:r>
        <w:rPr>
          <w:rFonts w:hint="eastAsia" w:ascii="仿宋" w:hAnsi="仿宋" w:eastAsia="仿宋" w:cs="仿宋"/>
          <w:kern w:val="0"/>
          <w:highlight w:val="none"/>
        </w:rPr>
        <w:t>圆整</w:t>
      </w:r>
      <w:r>
        <w:rPr>
          <w:rFonts w:hint="eastAsia" w:ascii="仿宋" w:hAnsi="仿宋" w:eastAsia="仿宋" w:cs="仿宋"/>
          <w:kern w:val="0"/>
          <w:highlight w:val="none"/>
          <w:lang w:val="zh-CN"/>
        </w:rPr>
        <w:t>)</w:t>
      </w:r>
      <w:r>
        <w:rPr>
          <w:rFonts w:hint="eastAsia" w:ascii="仿宋" w:hAnsi="仿宋" w:eastAsia="仿宋" w:cs="仿宋"/>
          <w:kern w:val="0"/>
          <w:highlight w:val="none"/>
          <w:lang w:val="en-US" w:eastAsia="zh-CN"/>
        </w:rPr>
        <w:t>(支付方式为120日供应链金融）</w:t>
      </w:r>
      <w:r>
        <w:rPr>
          <w:rFonts w:hint="eastAsia" w:ascii="仿宋" w:hAnsi="仿宋" w:eastAsia="仿宋" w:cs="仿宋"/>
          <w:kern w:val="0"/>
          <w:highlight w:val="none"/>
          <w:lang w:val="zh-CN"/>
        </w:rPr>
        <w:t>；</w:t>
      </w:r>
    </w:p>
    <w:p w14:paraId="5B8F5B40">
      <w:pPr>
        <w:spacing w:after="200"/>
        <w:ind w:right="-23" w:firstLine="480" w:firstLineChars="200"/>
        <w:rPr>
          <w:rFonts w:hint="eastAsia" w:ascii="仿宋" w:hAnsi="仿宋" w:eastAsia="仿宋" w:cs="仿宋"/>
          <w:highlight w:val="none"/>
          <w:lang w:val="zh-CN"/>
        </w:rPr>
      </w:pPr>
      <w:r>
        <w:rPr>
          <w:rFonts w:hint="eastAsia" w:ascii="仿宋" w:hAnsi="仿宋" w:eastAsia="仿宋" w:cs="仿宋"/>
          <w:kern w:val="0"/>
          <w:highlight w:val="none"/>
          <w:lang w:val="zh-CN" w:eastAsia="zh-Hans"/>
        </w:rPr>
        <w:t>（</w:t>
      </w:r>
      <w:r>
        <w:rPr>
          <w:rFonts w:hint="eastAsia" w:ascii="仿宋" w:hAnsi="仿宋" w:eastAsia="仿宋" w:cs="仿宋"/>
          <w:kern w:val="0"/>
          <w:highlight w:val="none"/>
          <w:lang w:val="en-US" w:eastAsia="zh-CN"/>
        </w:rPr>
        <w:t>3</w:t>
      </w:r>
      <w:r>
        <w:rPr>
          <w:rFonts w:hint="eastAsia" w:ascii="仿宋" w:hAnsi="仿宋" w:eastAsia="仿宋" w:cs="仿宋"/>
          <w:kern w:val="0"/>
          <w:highlight w:val="none"/>
        </w:rPr>
        <w:t>）本项目</w:t>
      </w:r>
      <w:r>
        <w:rPr>
          <w:rFonts w:hint="eastAsia" w:ascii="仿宋" w:hAnsi="仿宋" w:eastAsia="仿宋" w:cs="仿宋"/>
          <w:kern w:val="0"/>
          <w:sz w:val="24"/>
          <w:szCs w:val="24"/>
          <w:highlight w:val="none"/>
        </w:rPr>
        <w:t>方案设计</w:t>
      </w:r>
      <w:r>
        <w:rPr>
          <w:rFonts w:hint="eastAsia" w:ascii="仿宋" w:hAnsi="仿宋" w:eastAsia="仿宋" w:cs="仿宋"/>
          <w:kern w:val="0"/>
          <w:sz w:val="24"/>
          <w:szCs w:val="24"/>
          <w:highlight w:val="none"/>
          <w:lang w:val="en-US" w:eastAsia="zh-CN"/>
        </w:rPr>
        <w:t>阶段所有文档资料</w:t>
      </w:r>
      <w:r>
        <w:rPr>
          <w:rFonts w:hint="eastAsia" w:ascii="仿宋" w:hAnsi="仿宋" w:eastAsia="仿宋" w:cs="仿宋"/>
          <w:color w:val="auto"/>
          <w:kern w:val="0"/>
          <w:sz w:val="24"/>
          <w:szCs w:val="24"/>
          <w:highlight w:val="none"/>
          <w:lang w:val="en-US" w:eastAsia="zh-CN"/>
        </w:rPr>
        <w:t>（以附件四4.4条文档清单为准）</w:t>
      </w:r>
      <w:r>
        <w:rPr>
          <w:rFonts w:hint="eastAsia" w:ascii="仿宋" w:hAnsi="仿宋" w:eastAsia="仿宋" w:cs="仿宋"/>
          <w:kern w:val="0"/>
          <w:highlight w:val="none"/>
          <w:lang w:val="en-US" w:eastAsia="zh-CN"/>
        </w:rPr>
        <w:t>经</w:t>
      </w:r>
      <w:r>
        <w:rPr>
          <w:rFonts w:hint="eastAsia" w:ascii="仿宋" w:hAnsi="仿宋" w:eastAsia="仿宋" w:cs="仿宋"/>
          <w:kern w:val="0"/>
          <w:highlight w:val="none"/>
        </w:rPr>
        <w:t>甲方</w:t>
      </w:r>
      <w:r>
        <w:rPr>
          <w:rFonts w:hint="eastAsia" w:ascii="仿宋" w:hAnsi="仿宋" w:eastAsia="仿宋" w:cs="仿宋"/>
          <w:kern w:val="0"/>
          <w:highlight w:val="none"/>
          <w:lang w:val="en-US" w:eastAsia="zh-CN"/>
        </w:rPr>
        <w:t>确认且由甲</w:t>
      </w:r>
      <w:r>
        <w:rPr>
          <w:rFonts w:hint="eastAsia" w:ascii="仿宋" w:hAnsi="仿宋" w:eastAsia="仿宋" w:cs="仿宋"/>
          <w:kern w:val="0"/>
          <w:highlight w:val="none"/>
        </w:rPr>
        <w:t>乙</w:t>
      </w:r>
      <w:r>
        <w:rPr>
          <w:rFonts w:hint="eastAsia" w:ascii="仿宋" w:hAnsi="仿宋" w:eastAsia="仿宋" w:cs="仿宋"/>
          <w:kern w:val="0"/>
          <w:highlight w:val="none"/>
          <w:lang w:val="en-US" w:eastAsia="zh-CN"/>
        </w:rPr>
        <w:t>双方共同签发后</w:t>
      </w:r>
      <w:r>
        <w:rPr>
          <w:rFonts w:hint="eastAsia" w:ascii="仿宋" w:hAnsi="仿宋" w:eastAsia="仿宋" w:cs="仿宋"/>
          <w:kern w:val="0"/>
          <w:highlight w:val="none"/>
          <w:lang w:val="zh-CN" w:eastAsia="zh-Hans"/>
        </w:rPr>
        <w:t>，</w:t>
      </w:r>
      <w:r>
        <w:rPr>
          <w:rFonts w:hint="eastAsia" w:ascii="仿宋" w:hAnsi="仿宋" w:eastAsia="仿宋" w:cs="仿宋"/>
          <w:kern w:val="0"/>
          <w:highlight w:val="none"/>
          <w:lang w:val="en-US" w:eastAsia="zh-CN"/>
        </w:rPr>
        <w:t>乙方</w:t>
      </w:r>
      <w:r>
        <w:rPr>
          <w:rFonts w:hint="eastAsia" w:ascii="仿宋" w:hAnsi="仿宋" w:eastAsia="仿宋" w:cs="仿宋"/>
          <w:kern w:val="0"/>
          <w:highlight w:val="none"/>
        </w:rPr>
        <w:t>向甲方开具相应金额</w:t>
      </w:r>
      <w:r>
        <w:rPr>
          <w:rFonts w:hint="eastAsia" w:ascii="仿宋" w:hAnsi="仿宋" w:eastAsia="仿宋" w:cs="仿宋"/>
          <w:kern w:val="0"/>
          <w:highlight w:val="none"/>
          <w:lang w:val="en-US" w:eastAsia="zh-CN"/>
        </w:rPr>
        <w:t>且</w:t>
      </w:r>
      <w:r>
        <w:rPr>
          <w:rFonts w:hint="eastAsia" w:ascii="仿宋" w:hAnsi="仿宋" w:eastAsia="仿宋" w:cs="仿宋"/>
          <w:kern w:val="0"/>
          <w:highlight w:val="none"/>
        </w:rPr>
        <w:t>税率</w:t>
      </w:r>
      <w:r>
        <w:rPr>
          <w:rFonts w:hint="eastAsia" w:ascii="仿宋" w:hAnsi="仿宋" w:eastAsia="仿宋" w:cs="仿宋"/>
          <w:kern w:val="0"/>
          <w:highlight w:val="none"/>
          <w:lang w:val="en-US" w:eastAsia="zh-CN"/>
        </w:rPr>
        <w:t>为（6%）</w:t>
      </w:r>
      <w:r>
        <w:rPr>
          <w:rFonts w:hint="eastAsia" w:ascii="仿宋" w:hAnsi="仿宋" w:eastAsia="仿宋" w:cs="仿宋"/>
          <w:kern w:val="0"/>
          <w:highlight w:val="none"/>
        </w:rPr>
        <w:t>的</w:t>
      </w:r>
      <w:r>
        <w:rPr>
          <w:rFonts w:hint="eastAsia" w:ascii="仿宋" w:hAnsi="仿宋" w:eastAsia="仿宋" w:cs="仿宋"/>
          <w:kern w:val="0"/>
          <w:highlight w:val="none"/>
          <w:lang w:val="en-US" w:eastAsia="zh-CN"/>
        </w:rPr>
        <w:t>服务</w:t>
      </w:r>
      <w:r>
        <w:rPr>
          <w:rFonts w:hint="eastAsia" w:ascii="仿宋" w:hAnsi="仿宋" w:eastAsia="仿宋" w:cs="仿宋"/>
          <w:kern w:val="0"/>
          <w:highlight w:val="none"/>
        </w:rPr>
        <w:t>增值税专用</w:t>
      </w:r>
      <w:r>
        <w:rPr>
          <w:rFonts w:hint="eastAsia" w:ascii="仿宋" w:hAnsi="仿宋" w:eastAsia="仿宋" w:cs="仿宋"/>
          <w:kern w:val="0"/>
          <w:highlight w:val="none"/>
          <w:lang w:val="zh-CN"/>
        </w:rPr>
        <w:t>发票，</w:t>
      </w:r>
      <w:r>
        <w:rPr>
          <w:rFonts w:hint="eastAsia" w:ascii="仿宋" w:hAnsi="仿宋" w:eastAsia="仿宋" w:cs="仿宋"/>
          <w:kern w:val="0"/>
          <w:highlight w:val="none"/>
          <w:lang w:val="en-US" w:eastAsia="zh-CN"/>
        </w:rPr>
        <w:t>甲方收到发票后</w:t>
      </w:r>
      <w:r>
        <w:rPr>
          <w:rFonts w:hint="eastAsia" w:ascii="仿宋" w:hAnsi="仿宋" w:eastAsia="仿宋" w:cs="仿宋"/>
          <w:kern w:val="0"/>
          <w:highlight w:val="none"/>
        </w:rPr>
        <w:t>的【15】</w:t>
      </w:r>
      <w:r>
        <w:rPr>
          <w:rFonts w:hint="eastAsia" w:ascii="仿宋" w:hAnsi="仿宋" w:eastAsia="仿宋" w:cs="仿宋"/>
          <w:kern w:val="0"/>
          <w:highlight w:val="none"/>
          <w:lang w:val="en-US" w:eastAsia="zh-CN"/>
        </w:rPr>
        <w:t>日</w:t>
      </w:r>
      <w:r>
        <w:rPr>
          <w:rFonts w:hint="eastAsia" w:ascii="仿宋" w:hAnsi="仿宋" w:eastAsia="仿宋" w:cs="仿宋"/>
          <w:kern w:val="0"/>
          <w:highlight w:val="none"/>
          <w:lang w:val="en-US"/>
        </w:rPr>
        <w:t>内向</w:t>
      </w:r>
      <w:r>
        <w:rPr>
          <w:rFonts w:hint="eastAsia" w:ascii="仿宋" w:hAnsi="仿宋" w:eastAsia="仿宋" w:cs="仿宋"/>
          <w:kern w:val="0"/>
          <w:highlight w:val="none"/>
        </w:rPr>
        <w:t>乙方</w:t>
      </w:r>
      <w:r>
        <w:rPr>
          <w:rFonts w:hint="eastAsia" w:ascii="仿宋" w:hAnsi="仿宋" w:eastAsia="仿宋" w:cs="仿宋"/>
          <w:kern w:val="0"/>
          <w:highlight w:val="none"/>
          <w:lang w:val="en-US"/>
        </w:rPr>
        <w:t>支付</w:t>
      </w:r>
      <w:r>
        <w:rPr>
          <w:rFonts w:hint="eastAsia" w:ascii="仿宋" w:hAnsi="仿宋" w:eastAsia="仿宋" w:cs="仿宋"/>
          <w:kern w:val="0"/>
          <w:highlight w:val="none"/>
        </w:rPr>
        <w:t>本</w:t>
      </w:r>
      <w:r>
        <w:rPr>
          <w:rFonts w:hint="eastAsia" w:ascii="仿宋" w:hAnsi="仿宋" w:eastAsia="仿宋" w:cs="仿宋"/>
          <w:kern w:val="0"/>
          <w:highlight w:val="none"/>
          <w:lang w:val="en-US"/>
        </w:rPr>
        <w:t>合同</w:t>
      </w:r>
      <w:r>
        <w:rPr>
          <w:rFonts w:hint="eastAsia" w:ascii="仿宋" w:hAnsi="仿宋" w:eastAsia="仿宋" w:cs="仿宋"/>
          <w:kern w:val="0"/>
          <w:highlight w:val="none"/>
        </w:rPr>
        <w:t>总价款</w:t>
      </w:r>
      <w:r>
        <w:rPr>
          <w:rFonts w:hint="eastAsia" w:ascii="仿宋" w:hAnsi="仿宋" w:eastAsia="仿宋" w:cs="仿宋"/>
          <w:kern w:val="0"/>
          <w:highlight w:val="none"/>
          <w:lang w:val="en-US" w:eastAsia="zh-CN"/>
        </w:rPr>
        <w:t>的【10】%</w:t>
      </w:r>
      <w:r>
        <w:rPr>
          <w:rFonts w:hint="eastAsia" w:ascii="仿宋" w:hAnsi="仿宋" w:eastAsia="仿宋" w:cs="仿宋"/>
          <w:kern w:val="0"/>
          <w:highlight w:val="none"/>
          <w:lang w:val="en-US"/>
        </w:rPr>
        <w:t>，即人民币【</w:t>
      </w:r>
      <w:r>
        <w:rPr>
          <w:rFonts w:hint="eastAsia" w:ascii="仿宋" w:hAnsi="仿宋" w:eastAsia="仿宋" w:cs="仿宋"/>
          <w:kern w:val="0"/>
          <w:highlight w:val="none"/>
          <w:lang w:val="en-US" w:eastAsia="zh-CN"/>
        </w:rPr>
        <w:t>35,000</w:t>
      </w:r>
      <w:r>
        <w:rPr>
          <w:rFonts w:hint="eastAsia" w:ascii="仿宋" w:hAnsi="仿宋" w:eastAsia="仿宋" w:cs="仿宋"/>
          <w:kern w:val="0"/>
          <w:highlight w:val="none"/>
          <w:lang w:val="en-US"/>
        </w:rPr>
        <w:t>】元(大写：【</w:t>
      </w:r>
      <w:r>
        <w:rPr>
          <w:rFonts w:hint="eastAsia" w:ascii="仿宋" w:hAnsi="仿宋" w:eastAsia="仿宋" w:cs="仿宋"/>
          <w:kern w:val="0"/>
          <w:highlight w:val="none"/>
          <w:u w:val="single"/>
          <w:lang w:val="en-US" w:eastAsia="zh-CN"/>
        </w:rPr>
        <w:t>叁万伍仟</w:t>
      </w:r>
      <w:r>
        <w:rPr>
          <w:rFonts w:hint="eastAsia" w:ascii="仿宋" w:hAnsi="仿宋" w:eastAsia="仿宋" w:cs="仿宋"/>
          <w:kern w:val="0"/>
          <w:highlight w:val="none"/>
          <w:lang w:val="en-US"/>
        </w:rPr>
        <w:t>】</w:t>
      </w:r>
      <w:r>
        <w:rPr>
          <w:rFonts w:hint="eastAsia" w:ascii="仿宋" w:hAnsi="仿宋" w:eastAsia="仿宋" w:cs="仿宋"/>
          <w:kern w:val="0"/>
          <w:highlight w:val="none"/>
        </w:rPr>
        <w:t>圆整</w:t>
      </w:r>
      <w:r>
        <w:rPr>
          <w:rFonts w:hint="eastAsia" w:ascii="仿宋" w:hAnsi="仿宋" w:eastAsia="仿宋" w:cs="仿宋"/>
          <w:kern w:val="0"/>
          <w:highlight w:val="none"/>
          <w:lang w:val="en-US"/>
        </w:rPr>
        <w:t>)</w:t>
      </w:r>
      <w:r>
        <w:rPr>
          <w:rFonts w:hint="eastAsia" w:ascii="仿宋" w:hAnsi="仿宋" w:eastAsia="仿宋" w:cs="仿宋"/>
          <w:kern w:val="0"/>
          <w:highlight w:val="none"/>
          <w:lang w:val="en-US" w:eastAsia="zh-CN"/>
        </w:rPr>
        <w:t>(支付方式为120日供应链金融）</w:t>
      </w:r>
      <w:r>
        <w:rPr>
          <w:rFonts w:hint="eastAsia" w:ascii="仿宋" w:hAnsi="仿宋" w:eastAsia="仿宋" w:cs="仿宋"/>
          <w:kern w:val="0"/>
          <w:highlight w:val="none"/>
          <w:lang w:val="zh-CN"/>
        </w:rPr>
        <w:t>；</w:t>
      </w:r>
    </w:p>
    <w:p w14:paraId="39A8E036">
      <w:pPr>
        <w:autoSpaceDE w:val="0"/>
        <w:autoSpaceDN w:val="0"/>
        <w:adjustRightInd w:val="0"/>
        <w:spacing w:after="200"/>
        <w:ind w:right="-23" w:firstLine="480" w:firstLineChars="200"/>
        <w:jc w:val="left"/>
        <w:rPr>
          <w:rFonts w:hint="eastAsia" w:ascii="仿宋" w:hAnsi="仿宋" w:eastAsia="仿宋" w:cs="仿宋"/>
          <w:kern w:val="0"/>
          <w:highlight w:val="none"/>
          <w:lang w:val="en-US" w:eastAsia="zh-CN"/>
        </w:rPr>
      </w:pPr>
      <w:r>
        <w:rPr>
          <w:rFonts w:hint="eastAsia" w:ascii="仿宋" w:hAnsi="仿宋" w:eastAsia="仿宋" w:cs="仿宋"/>
          <w:kern w:val="0"/>
          <w:highlight w:val="none"/>
          <w:lang w:val="zh-CN"/>
        </w:rPr>
        <w:t>（</w:t>
      </w:r>
      <w:r>
        <w:rPr>
          <w:rFonts w:hint="eastAsia" w:ascii="仿宋" w:hAnsi="仿宋" w:eastAsia="仿宋" w:cs="仿宋"/>
          <w:kern w:val="0"/>
          <w:highlight w:val="none"/>
          <w:lang w:val="en-US" w:eastAsia="zh-CN"/>
        </w:rPr>
        <w:t>4</w:t>
      </w:r>
      <w:r>
        <w:rPr>
          <w:rFonts w:hint="eastAsia" w:ascii="仿宋" w:hAnsi="仿宋" w:eastAsia="仿宋" w:cs="仿宋"/>
          <w:kern w:val="0"/>
          <w:highlight w:val="none"/>
          <w:lang w:val="zh-CN"/>
        </w:rPr>
        <w:t>）</w:t>
      </w:r>
      <w:r>
        <w:rPr>
          <w:rFonts w:hint="eastAsia" w:ascii="仿宋" w:hAnsi="仿宋" w:eastAsia="仿宋" w:cs="仿宋"/>
          <w:kern w:val="0"/>
          <w:highlight w:val="none"/>
        </w:rPr>
        <w:t>本项目</w:t>
      </w:r>
      <w:r>
        <w:rPr>
          <w:rFonts w:hint="eastAsia" w:ascii="仿宋" w:hAnsi="仿宋" w:eastAsia="仿宋" w:cs="仿宋"/>
          <w:kern w:val="0"/>
          <w:sz w:val="24"/>
          <w:szCs w:val="24"/>
          <w:highlight w:val="none"/>
        </w:rPr>
        <w:t>配置实施阶段</w:t>
      </w:r>
      <w:r>
        <w:rPr>
          <w:rFonts w:hint="eastAsia" w:ascii="仿宋" w:hAnsi="仿宋" w:eastAsia="仿宋" w:cs="仿宋"/>
          <w:kern w:val="0"/>
          <w:sz w:val="24"/>
          <w:szCs w:val="24"/>
          <w:highlight w:val="none"/>
          <w:lang w:eastAsia="zh-CN"/>
        </w:rPr>
        <w:t>、</w:t>
      </w:r>
      <w:bookmarkStart w:id="0" w:name="_Toc255484568"/>
      <w:bookmarkStart w:id="1" w:name="_Toc388398445"/>
      <w:bookmarkStart w:id="2" w:name="_Toc242059057"/>
      <w:bookmarkStart w:id="3" w:name="_Toc246991079"/>
      <w:r>
        <w:rPr>
          <w:rFonts w:hint="eastAsia" w:ascii="仿宋" w:hAnsi="仿宋" w:eastAsia="仿宋" w:cs="仿宋"/>
          <w:kern w:val="0"/>
          <w:sz w:val="24"/>
          <w:szCs w:val="24"/>
          <w:highlight w:val="none"/>
        </w:rPr>
        <w:t>安装调试</w:t>
      </w:r>
      <w:bookmarkEnd w:id="0"/>
      <w:bookmarkEnd w:id="1"/>
      <w:bookmarkEnd w:id="2"/>
      <w:bookmarkEnd w:id="3"/>
      <w:r>
        <w:rPr>
          <w:rFonts w:hint="eastAsia" w:ascii="仿宋" w:hAnsi="仿宋" w:eastAsia="仿宋" w:cs="仿宋"/>
          <w:kern w:val="0"/>
          <w:sz w:val="24"/>
          <w:szCs w:val="24"/>
          <w:highlight w:val="none"/>
        </w:rPr>
        <w:t>阶段</w:t>
      </w:r>
      <w:r>
        <w:rPr>
          <w:rFonts w:hint="eastAsia" w:ascii="仿宋" w:hAnsi="仿宋" w:eastAsia="仿宋" w:cs="仿宋"/>
          <w:kern w:val="0"/>
          <w:sz w:val="24"/>
          <w:szCs w:val="24"/>
          <w:highlight w:val="none"/>
          <w:lang w:eastAsia="zh-CN"/>
        </w:rPr>
        <w:t>、</w:t>
      </w:r>
      <w:r>
        <w:rPr>
          <w:rFonts w:hint="eastAsia" w:ascii="仿宋" w:hAnsi="仿宋" w:eastAsia="仿宋" w:cs="仿宋"/>
          <w:kern w:val="0"/>
          <w:sz w:val="24"/>
          <w:szCs w:val="24"/>
          <w:highlight w:val="none"/>
        </w:rPr>
        <w:t>系统测试阶段</w:t>
      </w:r>
      <w:r>
        <w:rPr>
          <w:rFonts w:hint="eastAsia" w:ascii="仿宋" w:hAnsi="仿宋" w:eastAsia="仿宋" w:cs="仿宋"/>
          <w:kern w:val="0"/>
          <w:sz w:val="24"/>
          <w:szCs w:val="24"/>
          <w:highlight w:val="none"/>
          <w:lang w:val="en-US" w:eastAsia="zh-CN"/>
        </w:rPr>
        <w:t>所有工作完成满足</w:t>
      </w:r>
      <w:r>
        <w:rPr>
          <w:rFonts w:hint="eastAsia" w:ascii="仿宋" w:hAnsi="仿宋" w:eastAsia="仿宋" w:cs="仿宋"/>
          <w:kern w:val="0"/>
          <w:highlight w:val="none"/>
        </w:rPr>
        <w:t>约定功能需求的</w:t>
      </w:r>
      <w:r>
        <w:rPr>
          <w:rFonts w:hint="eastAsia" w:ascii="仿宋" w:hAnsi="仿宋" w:eastAsia="仿宋" w:cs="仿宋"/>
          <w:kern w:val="0"/>
          <w:highlight w:val="none"/>
          <w:lang w:val="en-US"/>
        </w:rPr>
        <w:t>软件</w:t>
      </w:r>
      <w:r>
        <w:rPr>
          <w:rFonts w:hint="eastAsia" w:ascii="仿宋" w:hAnsi="仿宋" w:eastAsia="仿宋" w:cs="仿宋"/>
          <w:kern w:val="0"/>
          <w:highlight w:val="none"/>
        </w:rPr>
        <w:t>系统经</w:t>
      </w:r>
      <w:r>
        <w:rPr>
          <w:rFonts w:hint="eastAsia" w:ascii="仿宋" w:hAnsi="仿宋" w:eastAsia="仿宋" w:cs="仿宋"/>
          <w:kern w:val="0"/>
          <w:highlight w:val="none"/>
          <w:lang w:val="en-US"/>
        </w:rPr>
        <w:t>测试上线</w:t>
      </w:r>
      <w:r>
        <w:rPr>
          <w:rFonts w:hint="eastAsia" w:ascii="仿宋" w:hAnsi="仿宋" w:eastAsia="仿宋" w:cs="仿宋"/>
          <w:kern w:val="0"/>
          <w:sz w:val="24"/>
          <w:szCs w:val="24"/>
          <w:highlight w:val="none"/>
          <w:lang w:val="en-US" w:eastAsia="zh-CN"/>
        </w:rPr>
        <w:t>，且该三阶段所有文档资料</w:t>
      </w:r>
      <w:r>
        <w:rPr>
          <w:rFonts w:hint="eastAsia" w:ascii="仿宋" w:hAnsi="仿宋" w:eastAsia="仿宋" w:cs="仿宋"/>
          <w:color w:val="auto"/>
          <w:kern w:val="0"/>
          <w:sz w:val="24"/>
          <w:szCs w:val="24"/>
          <w:highlight w:val="none"/>
          <w:lang w:val="en-US" w:eastAsia="zh-CN"/>
        </w:rPr>
        <w:t>（以附件四4.4条文档清单为准）</w:t>
      </w:r>
      <w:r>
        <w:rPr>
          <w:rFonts w:hint="eastAsia" w:ascii="仿宋" w:hAnsi="仿宋" w:eastAsia="仿宋" w:cs="仿宋"/>
          <w:kern w:val="0"/>
          <w:highlight w:val="none"/>
          <w:lang w:val="en-US" w:eastAsia="zh-CN"/>
        </w:rPr>
        <w:t>经甲方确认且</w:t>
      </w:r>
      <w:r>
        <w:rPr>
          <w:rFonts w:hint="eastAsia" w:ascii="仿宋" w:hAnsi="仿宋" w:eastAsia="仿宋" w:cs="仿宋"/>
          <w:kern w:val="0"/>
          <w:highlight w:val="none"/>
          <w:lang w:val="en-US"/>
        </w:rPr>
        <w:t>甲乙双方共同签发</w:t>
      </w:r>
      <w:r>
        <w:rPr>
          <w:rFonts w:hint="eastAsia" w:ascii="仿宋" w:hAnsi="仿宋" w:eastAsia="仿宋" w:cs="仿宋"/>
          <w:kern w:val="0"/>
          <w:highlight w:val="none"/>
        </w:rPr>
        <w:t>后</w:t>
      </w:r>
      <w:r>
        <w:rPr>
          <w:rFonts w:hint="eastAsia" w:ascii="仿宋" w:hAnsi="仿宋" w:eastAsia="仿宋" w:cs="仿宋"/>
          <w:kern w:val="0"/>
          <w:highlight w:val="none"/>
          <w:lang w:eastAsia="zh-CN"/>
        </w:rPr>
        <w:t>，</w:t>
      </w:r>
      <w:r>
        <w:rPr>
          <w:rFonts w:hint="eastAsia" w:ascii="仿宋" w:hAnsi="仿宋" w:eastAsia="仿宋" w:cs="仿宋"/>
          <w:kern w:val="0"/>
          <w:highlight w:val="none"/>
          <w:lang w:val="en-US" w:eastAsia="zh-CN"/>
        </w:rPr>
        <w:t>乙方</w:t>
      </w:r>
      <w:r>
        <w:rPr>
          <w:rFonts w:hint="eastAsia" w:ascii="仿宋" w:hAnsi="仿宋" w:eastAsia="仿宋" w:cs="仿宋"/>
          <w:kern w:val="0"/>
          <w:highlight w:val="none"/>
        </w:rPr>
        <w:t>向甲方开具相应金额</w:t>
      </w:r>
      <w:r>
        <w:rPr>
          <w:rFonts w:hint="eastAsia" w:ascii="仿宋" w:hAnsi="仿宋" w:eastAsia="仿宋" w:cs="仿宋"/>
          <w:kern w:val="0"/>
          <w:highlight w:val="none"/>
          <w:lang w:val="en-US" w:eastAsia="zh-CN"/>
        </w:rPr>
        <w:t>的</w:t>
      </w:r>
      <w:r>
        <w:rPr>
          <w:rFonts w:hint="eastAsia" w:ascii="仿宋" w:hAnsi="仿宋" w:eastAsia="仿宋" w:cs="仿宋"/>
          <w:kern w:val="0"/>
          <w:highlight w:val="none"/>
        </w:rPr>
        <w:t>增值税专用</w:t>
      </w:r>
      <w:r>
        <w:rPr>
          <w:rFonts w:hint="eastAsia" w:ascii="仿宋" w:hAnsi="仿宋" w:eastAsia="仿宋" w:cs="仿宋"/>
          <w:kern w:val="0"/>
          <w:highlight w:val="none"/>
          <w:lang w:val="zh-CN"/>
        </w:rPr>
        <w:t>发票，</w:t>
      </w:r>
      <w:r>
        <w:rPr>
          <w:rFonts w:hint="eastAsia" w:ascii="仿宋" w:hAnsi="仿宋" w:eastAsia="仿宋" w:cs="仿宋"/>
          <w:kern w:val="0"/>
          <w:highlight w:val="none"/>
          <w:lang w:val="en-US" w:eastAsia="zh-CN"/>
        </w:rPr>
        <w:t>甲方收到发票后</w:t>
      </w:r>
      <w:r>
        <w:rPr>
          <w:rFonts w:hint="eastAsia" w:ascii="仿宋" w:hAnsi="仿宋" w:eastAsia="仿宋" w:cs="仿宋"/>
          <w:kern w:val="0"/>
          <w:highlight w:val="none"/>
        </w:rPr>
        <w:t>的【15】</w:t>
      </w:r>
      <w:r>
        <w:rPr>
          <w:rFonts w:hint="eastAsia" w:ascii="仿宋" w:hAnsi="仿宋" w:eastAsia="仿宋" w:cs="仿宋"/>
          <w:kern w:val="0"/>
          <w:highlight w:val="none"/>
          <w:lang w:val="en-US" w:eastAsia="zh-CN"/>
        </w:rPr>
        <w:t>日</w:t>
      </w:r>
      <w:r>
        <w:rPr>
          <w:rFonts w:hint="eastAsia" w:ascii="仿宋" w:hAnsi="仿宋" w:eastAsia="仿宋" w:cs="仿宋"/>
          <w:kern w:val="0"/>
          <w:highlight w:val="none"/>
          <w:lang w:val="en-US"/>
        </w:rPr>
        <w:t>内向</w:t>
      </w:r>
      <w:r>
        <w:rPr>
          <w:rFonts w:hint="eastAsia" w:ascii="仿宋" w:hAnsi="仿宋" w:eastAsia="仿宋" w:cs="仿宋"/>
          <w:kern w:val="0"/>
          <w:highlight w:val="none"/>
        </w:rPr>
        <w:t>乙方</w:t>
      </w:r>
      <w:r>
        <w:rPr>
          <w:rFonts w:hint="eastAsia" w:ascii="仿宋" w:hAnsi="仿宋" w:eastAsia="仿宋" w:cs="仿宋"/>
          <w:kern w:val="0"/>
          <w:highlight w:val="none"/>
          <w:lang w:val="en-US"/>
        </w:rPr>
        <w:t>支付</w:t>
      </w:r>
      <w:r>
        <w:rPr>
          <w:rFonts w:hint="eastAsia" w:ascii="仿宋" w:hAnsi="仿宋" w:eastAsia="仿宋" w:cs="仿宋"/>
          <w:kern w:val="0"/>
          <w:highlight w:val="none"/>
        </w:rPr>
        <w:t>本</w:t>
      </w:r>
      <w:r>
        <w:rPr>
          <w:rFonts w:hint="eastAsia" w:ascii="仿宋" w:hAnsi="仿宋" w:eastAsia="仿宋" w:cs="仿宋"/>
          <w:kern w:val="0"/>
          <w:highlight w:val="none"/>
          <w:lang w:val="en-US"/>
        </w:rPr>
        <w:t>合同</w:t>
      </w:r>
      <w:r>
        <w:rPr>
          <w:rFonts w:hint="eastAsia" w:ascii="仿宋" w:hAnsi="仿宋" w:eastAsia="仿宋" w:cs="仿宋"/>
          <w:kern w:val="0"/>
          <w:highlight w:val="none"/>
        </w:rPr>
        <w:t>总价款</w:t>
      </w:r>
      <w:r>
        <w:rPr>
          <w:rFonts w:hint="eastAsia" w:ascii="仿宋" w:hAnsi="仿宋" w:eastAsia="仿宋" w:cs="仿宋"/>
          <w:kern w:val="0"/>
          <w:highlight w:val="none"/>
          <w:lang w:val="en-US" w:eastAsia="zh-CN"/>
        </w:rPr>
        <w:t>的【40】%</w:t>
      </w:r>
      <w:r>
        <w:rPr>
          <w:rFonts w:hint="eastAsia" w:ascii="仿宋" w:hAnsi="仿宋" w:eastAsia="仿宋" w:cs="仿宋"/>
          <w:kern w:val="0"/>
          <w:highlight w:val="none"/>
          <w:lang w:val="en-US"/>
        </w:rPr>
        <w:t>，即人民币【</w:t>
      </w:r>
      <w:r>
        <w:rPr>
          <w:rFonts w:hint="eastAsia" w:ascii="仿宋" w:hAnsi="仿宋" w:eastAsia="仿宋" w:cs="仿宋"/>
          <w:kern w:val="0"/>
          <w:highlight w:val="none"/>
          <w:lang w:val="en-US" w:eastAsia="zh-CN"/>
        </w:rPr>
        <w:t>140,000</w:t>
      </w:r>
      <w:r>
        <w:rPr>
          <w:rFonts w:hint="eastAsia" w:ascii="仿宋" w:hAnsi="仿宋" w:eastAsia="仿宋" w:cs="仿宋"/>
          <w:kern w:val="0"/>
          <w:highlight w:val="none"/>
          <w:lang w:val="en-US"/>
        </w:rPr>
        <w:t>】元(大写：【</w:t>
      </w:r>
      <w:r>
        <w:rPr>
          <w:rFonts w:hint="eastAsia" w:ascii="仿宋" w:hAnsi="仿宋" w:eastAsia="仿宋" w:cs="仿宋"/>
          <w:kern w:val="0"/>
          <w:highlight w:val="none"/>
          <w:u w:val="none"/>
          <w:lang w:val="en-US" w:eastAsia="zh-CN"/>
        </w:rPr>
        <w:t>拾肆万</w:t>
      </w:r>
      <w:r>
        <w:rPr>
          <w:rFonts w:hint="eastAsia" w:ascii="仿宋" w:hAnsi="仿宋" w:eastAsia="仿宋" w:cs="仿宋"/>
          <w:kern w:val="0"/>
          <w:highlight w:val="none"/>
          <w:lang w:val="en-US"/>
        </w:rPr>
        <w:t>】</w:t>
      </w:r>
      <w:r>
        <w:rPr>
          <w:rFonts w:hint="eastAsia" w:ascii="仿宋" w:hAnsi="仿宋" w:eastAsia="仿宋" w:cs="仿宋"/>
          <w:kern w:val="0"/>
          <w:highlight w:val="none"/>
        </w:rPr>
        <w:t>圆整</w:t>
      </w:r>
      <w:r>
        <w:rPr>
          <w:rFonts w:hint="eastAsia" w:ascii="仿宋" w:hAnsi="仿宋" w:eastAsia="仿宋" w:cs="仿宋"/>
          <w:kern w:val="0"/>
          <w:highlight w:val="none"/>
          <w:lang w:val="en-US"/>
        </w:rPr>
        <w:t>)</w:t>
      </w:r>
      <w:r>
        <w:rPr>
          <w:rFonts w:hint="eastAsia" w:ascii="仿宋" w:hAnsi="仿宋" w:eastAsia="仿宋" w:cs="仿宋"/>
          <w:kern w:val="0"/>
          <w:highlight w:val="none"/>
          <w:lang w:val="en-US" w:eastAsia="zh-CN"/>
        </w:rPr>
        <w:t>(支付方式为120日供应链金融）</w:t>
      </w:r>
      <w:r>
        <w:rPr>
          <w:rFonts w:hint="eastAsia" w:ascii="仿宋" w:hAnsi="仿宋" w:eastAsia="仿宋" w:cs="仿宋"/>
          <w:kern w:val="0"/>
          <w:highlight w:val="none"/>
          <w:lang w:val="en-US"/>
        </w:rPr>
        <w:t>；</w:t>
      </w:r>
    </w:p>
    <w:p w14:paraId="3D598A09">
      <w:pPr>
        <w:spacing w:after="200"/>
        <w:ind w:right="-23" w:firstLine="480" w:firstLineChars="200"/>
        <w:rPr>
          <w:rFonts w:hint="eastAsia" w:ascii="仿宋" w:hAnsi="仿宋" w:eastAsia="仿宋" w:cs="仿宋"/>
          <w:highlight w:val="none"/>
          <w:lang w:val="en-US"/>
        </w:rPr>
      </w:pPr>
      <w:r>
        <w:rPr>
          <w:rFonts w:hint="eastAsia" w:ascii="仿宋" w:hAnsi="仿宋" w:eastAsia="仿宋" w:cs="仿宋"/>
          <w:kern w:val="0"/>
          <w:highlight w:val="none"/>
          <w:lang w:val="zh-CN"/>
        </w:rPr>
        <w:t>（</w:t>
      </w:r>
      <w:r>
        <w:rPr>
          <w:rFonts w:hint="eastAsia" w:ascii="仿宋" w:hAnsi="仿宋" w:eastAsia="仿宋" w:cs="仿宋"/>
          <w:kern w:val="0"/>
          <w:highlight w:val="none"/>
          <w:lang w:val="en-US" w:eastAsia="zh-CN"/>
        </w:rPr>
        <w:t>5</w:t>
      </w:r>
      <w:r>
        <w:rPr>
          <w:rFonts w:hint="eastAsia" w:ascii="仿宋" w:hAnsi="仿宋" w:eastAsia="仿宋" w:cs="仿宋"/>
          <w:kern w:val="0"/>
          <w:highlight w:val="none"/>
          <w:lang w:val="zh-CN"/>
        </w:rPr>
        <w:t>）</w:t>
      </w:r>
      <w:r>
        <w:rPr>
          <w:rFonts w:hint="eastAsia" w:ascii="仿宋" w:hAnsi="仿宋" w:eastAsia="仿宋" w:cs="仿宋"/>
          <w:kern w:val="0"/>
          <w:highlight w:val="none"/>
        </w:rPr>
        <w:t>本项目</w:t>
      </w:r>
      <w:r>
        <w:rPr>
          <w:rFonts w:hint="eastAsia" w:ascii="仿宋" w:hAnsi="仿宋" w:eastAsia="仿宋" w:cs="仿宋"/>
          <w:kern w:val="0"/>
          <w:sz w:val="24"/>
          <w:szCs w:val="24"/>
          <w:highlight w:val="none"/>
        </w:rPr>
        <w:t>培训推广阶段</w:t>
      </w:r>
      <w:r>
        <w:rPr>
          <w:rFonts w:hint="eastAsia" w:ascii="仿宋" w:hAnsi="仿宋" w:eastAsia="仿宋" w:cs="仿宋"/>
          <w:kern w:val="0"/>
          <w:sz w:val="24"/>
          <w:szCs w:val="24"/>
          <w:highlight w:val="none"/>
          <w:lang w:eastAsia="zh-CN"/>
        </w:rPr>
        <w:t>、</w:t>
      </w:r>
      <w:r>
        <w:rPr>
          <w:rFonts w:hint="eastAsia" w:ascii="仿宋" w:hAnsi="仿宋" w:eastAsia="仿宋" w:cs="仿宋"/>
          <w:kern w:val="0"/>
          <w:sz w:val="24"/>
          <w:szCs w:val="24"/>
          <w:highlight w:val="none"/>
        </w:rPr>
        <w:t>上线试运行阶段</w:t>
      </w:r>
      <w:r>
        <w:rPr>
          <w:rFonts w:hint="eastAsia" w:ascii="仿宋" w:hAnsi="仿宋" w:eastAsia="仿宋" w:cs="仿宋"/>
          <w:kern w:val="0"/>
          <w:sz w:val="24"/>
          <w:szCs w:val="24"/>
          <w:highlight w:val="none"/>
          <w:lang w:eastAsia="zh-CN"/>
        </w:rPr>
        <w:t>、</w:t>
      </w:r>
      <w:r>
        <w:rPr>
          <w:rFonts w:hint="eastAsia" w:ascii="仿宋" w:hAnsi="仿宋" w:eastAsia="仿宋" w:cs="仿宋"/>
          <w:kern w:val="0"/>
          <w:sz w:val="24"/>
          <w:szCs w:val="24"/>
          <w:highlight w:val="none"/>
        </w:rPr>
        <w:t>总体验收阶段</w:t>
      </w:r>
      <w:r>
        <w:rPr>
          <w:rFonts w:hint="eastAsia" w:ascii="仿宋" w:hAnsi="仿宋" w:eastAsia="仿宋" w:cs="仿宋"/>
          <w:kern w:val="0"/>
          <w:sz w:val="24"/>
          <w:szCs w:val="24"/>
          <w:highlight w:val="none"/>
          <w:lang w:val="en-US" w:eastAsia="zh-CN"/>
        </w:rPr>
        <w:t>所有工作完成满足</w:t>
      </w:r>
      <w:r>
        <w:rPr>
          <w:rFonts w:hint="eastAsia" w:ascii="仿宋" w:hAnsi="仿宋" w:eastAsia="仿宋" w:cs="仿宋"/>
          <w:kern w:val="0"/>
          <w:highlight w:val="none"/>
        </w:rPr>
        <w:t>约定功能需求的</w:t>
      </w:r>
      <w:r>
        <w:rPr>
          <w:rFonts w:hint="eastAsia" w:ascii="仿宋" w:hAnsi="仿宋" w:eastAsia="仿宋" w:cs="仿宋"/>
          <w:kern w:val="0"/>
          <w:highlight w:val="none"/>
          <w:lang w:val="en-US"/>
        </w:rPr>
        <w:t>软件</w:t>
      </w:r>
      <w:r>
        <w:rPr>
          <w:rFonts w:hint="eastAsia" w:ascii="仿宋" w:hAnsi="仿宋" w:eastAsia="仿宋" w:cs="仿宋"/>
          <w:kern w:val="0"/>
          <w:highlight w:val="none"/>
        </w:rPr>
        <w:t>系统</w:t>
      </w:r>
      <w:r>
        <w:rPr>
          <w:rFonts w:hint="eastAsia" w:ascii="仿宋" w:hAnsi="仿宋" w:eastAsia="仿宋" w:cs="仿宋"/>
          <w:kern w:val="0"/>
          <w:highlight w:val="none"/>
          <w:lang w:val="en-US"/>
        </w:rPr>
        <w:t>试运行【</w:t>
      </w:r>
      <w:r>
        <w:rPr>
          <w:rFonts w:hint="eastAsia" w:ascii="仿宋" w:hAnsi="仿宋" w:eastAsia="仿宋" w:cs="仿宋"/>
          <w:kern w:val="0"/>
          <w:highlight w:val="none"/>
          <w:lang w:val="en-US" w:eastAsia="zh-CN"/>
        </w:rPr>
        <w:t>6</w:t>
      </w:r>
      <w:r>
        <w:rPr>
          <w:rFonts w:hint="eastAsia" w:ascii="仿宋" w:hAnsi="仿宋" w:eastAsia="仿宋" w:cs="仿宋"/>
          <w:kern w:val="0"/>
          <w:highlight w:val="none"/>
          <w:lang w:val="en-US"/>
        </w:rPr>
        <w:t>】个月</w:t>
      </w:r>
      <w:r>
        <w:rPr>
          <w:rFonts w:hint="eastAsia" w:ascii="仿宋" w:hAnsi="仿宋" w:eastAsia="仿宋" w:cs="仿宋"/>
          <w:kern w:val="0"/>
          <w:highlight w:val="none"/>
        </w:rPr>
        <w:t>，</w:t>
      </w:r>
      <w:r>
        <w:rPr>
          <w:rFonts w:hint="eastAsia" w:ascii="仿宋" w:hAnsi="仿宋" w:eastAsia="仿宋" w:cs="仿宋"/>
          <w:kern w:val="0"/>
          <w:highlight w:val="none"/>
          <w:lang w:val="en-US" w:eastAsia="zh-CN"/>
        </w:rPr>
        <w:t>且该三阶段</w:t>
      </w:r>
      <w:r>
        <w:rPr>
          <w:rFonts w:hint="eastAsia" w:ascii="仿宋" w:hAnsi="仿宋" w:eastAsia="仿宋" w:cs="仿宋"/>
          <w:kern w:val="0"/>
          <w:sz w:val="24"/>
          <w:szCs w:val="24"/>
          <w:highlight w:val="none"/>
          <w:lang w:val="en-US" w:eastAsia="zh-CN"/>
        </w:rPr>
        <w:t>所有文档资料</w:t>
      </w:r>
      <w:r>
        <w:rPr>
          <w:rFonts w:hint="eastAsia" w:ascii="仿宋" w:hAnsi="仿宋" w:eastAsia="仿宋" w:cs="仿宋"/>
          <w:color w:val="auto"/>
          <w:kern w:val="0"/>
          <w:sz w:val="24"/>
          <w:szCs w:val="24"/>
          <w:highlight w:val="none"/>
          <w:lang w:val="en-US" w:eastAsia="zh-CN"/>
        </w:rPr>
        <w:t>（以附件四4.4条文档清单为准）</w:t>
      </w:r>
      <w:r>
        <w:rPr>
          <w:rFonts w:hint="eastAsia" w:ascii="仿宋" w:hAnsi="仿宋" w:eastAsia="仿宋" w:cs="仿宋"/>
          <w:kern w:val="0"/>
          <w:sz w:val="24"/>
          <w:szCs w:val="24"/>
          <w:highlight w:val="none"/>
          <w:lang w:val="en-US" w:eastAsia="zh-CN"/>
        </w:rPr>
        <w:t>经甲方确认且</w:t>
      </w:r>
      <w:r>
        <w:rPr>
          <w:rFonts w:hint="eastAsia" w:ascii="仿宋" w:hAnsi="仿宋" w:eastAsia="仿宋" w:cs="仿宋"/>
          <w:kern w:val="0"/>
          <w:highlight w:val="none"/>
        </w:rPr>
        <w:t>在</w:t>
      </w:r>
      <w:r>
        <w:rPr>
          <w:rFonts w:hint="eastAsia" w:ascii="仿宋" w:hAnsi="仿宋" w:eastAsia="仿宋" w:cs="仿宋"/>
          <w:kern w:val="0"/>
          <w:highlight w:val="none"/>
          <w:lang w:val="en-US"/>
        </w:rPr>
        <w:t>甲乙双方共同签发</w:t>
      </w:r>
      <w:r>
        <w:rPr>
          <w:rFonts w:hint="eastAsia" w:ascii="仿宋" w:hAnsi="仿宋" w:eastAsia="仿宋" w:cs="仿宋"/>
          <w:kern w:val="0"/>
          <w:highlight w:val="none"/>
        </w:rPr>
        <w:t>后</w:t>
      </w:r>
      <w:r>
        <w:rPr>
          <w:rFonts w:hint="eastAsia" w:ascii="仿宋" w:hAnsi="仿宋" w:eastAsia="仿宋" w:cs="仿宋"/>
          <w:kern w:val="0"/>
          <w:highlight w:val="none"/>
          <w:lang w:eastAsia="zh-CN"/>
        </w:rPr>
        <w:t>，</w:t>
      </w:r>
      <w:r>
        <w:rPr>
          <w:rFonts w:hint="eastAsia" w:ascii="仿宋" w:hAnsi="仿宋" w:eastAsia="仿宋" w:cs="仿宋"/>
          <w:kern w:val="0"/>
          <w:highlight w:val="none"/>
          <w:lang w:val="en-US" w:eastAsia="zh-CN"/>
        </w:rPr>
        <w:t>乙方</w:t>
      </w:r>
      <w:r>
        <w:rPr>
          <w:rFonts w:hint="eastAsia" w:ascii="仿宋" w:hAnsi="仿宋" w:eastAsia="仿宋" w:cs="仿宋"/>
          <w:kern w:val="0"/>
          <w:highlight w:val="none"/>
        </w:rPr>
        <w:t>向甲方开具相应金额</w:t>
      </w:r>
      <w:r>
        <w:rPr>
          <w:rFonts w:hint="eastAsia" w:ascii="仿宋" w:hAnsi="仿宋" w:eastAsia="仿宋" w:cs="仿宋"/>
          <w:kern w:val="0"/>
          <w:highlight w:val="none"/>
          <w:lang w:val="en-US" w:eastAsia="zh-CN"/>
        </w:rPr>
        <w:t>的</w:t>
      </w:r>
      <w:r>
        <w:rPr>
          <w:rFonts w:hint="eastAsia" w:ascii="仿宋" w:hAnsi="仿宋" w:eastAsia="仿宋" w:cs="仿宋"/>
          <w:kern w:val="0"/>
          <w:highlight w:val="none"/>
        </w:rPr>
        <w:t>增值税专用</w:t>
      </w:r>
      <w:r>
        <w:rPr>
          <w:rFonts w:hint="eastAsia" w:ascii="仿宋" w:hAnsi="仿宋" w:eastAsia="仿宋" w:cs="仿宋"/>
          <w:kern w:val="0"/>
          <w:highlight w:val="none"/>
          <w:lang w:val="zh-CN"/>
        </w:rPr>
        <w:t>发票，</w:t>
      </w:r>
      <w:r>
        <w:rPr>
          <w:rFonts w:hint="eastAsia" w:ascii="仿宋" w:hAnsi="仿宋" w:eastAsia="仿宋" w:cs="仿宋"/>
          <w:kern w:val="0"/>
          <w:highlight w:val="none"/>
          <w:lang w:val="en-US" w:eastAsia="zh-CN"/>
        </w:rPr>
        <w:t>甲方收到发票后</w:t>
      </w:r>
      <w:r>
        <w:rPr>
          <w:rFonts w:hint="eastAsia" w:ascii="仿宋" w:hAnsi="仿宋" w:eastAsia="仿宋" w:cs="仿宋"/>
          <w:kern w:val="0"/>
          <w:highlight w:val="none"/>
        </w:rPr>
        <w:t>的【15】</w:t>
      </w:r>
      <w:r>
        <w:rPr>
          <w:rFonts w:hint="eastAsia" w:ascii="仿宋" w:hAnsi="仿宋" w:eastAsia="仿宋" w:cs="仿宋"/>
          <w:kern w:val="0"/>
          <w:highlight w:val="none"/>
          <w:lang w:val="en-US" w:eastAsia="zh-CN"/>
        </w:rPr>
        <w:t>日</w:t>
      </w:r>
      <w:r>
        <w:rPr>
          <w:rFonts w:hint="eastAsia" w:ascii="仿宋" w:hAnsi="仿宋" w:eastAsia="仿宋" w:cs="仿宋"/>
          <w:kern w:val="0"/>
          <w:highlight w:val="none"/>
          <w:lang w:val="en-US"/>
        </w:rPr>
        <w:t>内向</w:t>
      </w:r>
      <w:r>
        <w:rPr>
          <w:rFonts w:hint="eastAsia" w:ascii="仿宋" w:hAnsi="仿宋" w:eastAsia="仿宋" w:cs="仿宋"/>
          <w:kern w:val="0"/>
          <w:highlight w:val="none"/>
        </w:rPr>
        <w:t>乙方</w:t>
      </w:r>
      <w:r>
        <w:rPr>
          <w:rFonts w:hint="eastAsia" w:ascii="仿宋" w:hAnsi="仿宋" w:eastAsia="仿宋" w:cs="仿宋"/>
          <w:kern w:val="0"/>
          <w:highlight w:val="none"/>
          <w:lang w:val="en-US"/>
        </w:rPr>
        <w:t>支付</w:t>
      </w:r>
      <w:r>
        <w:rPr>
          <w:rFonts w:hint="eastAsia" w:ascii="仿宋" w:hAnsi="仿宋" w:eastAsia="仿宋" w:cs="仿宋"/>
          <w:kern w:val="0"/>
          <w:highlight w:val="none"/>
        </w:rPr>
        <w:t>本</w:t>
      </w:r>
      <w:r>
        <w:rPr>
          <w:rFonts w:hint="eastAsia" w:ascii="仿宋" w:hAnsi="仿宋" w:eastAsia="仿宋" w:cs="仿宋"/>
          <w:kern w:val="0"/>
          <w:highlight w:val="none"/>
          <w:lang w:val="en-US"/>
        </w:rPr>
        <w:t>合同</w:t>
      </w:r>
      <w:r>
        <w:rPr>
          <w:rFonts w:hint="eastAsia" w:ascii="仿宋" w:hAnsi="仿宋" w:eastAsia="仿宋" w:cs="仿宋"/>
          <w:kern w:val="0"/>
          <w:highlight w:val="none"/>
        </w:rPr>
        <w:t>总价款</w:t>
      </w:r>
      <w:r>
        <w:rPr>
          <w:rFonts w:hint="eastAsia" w:ascii="仿宋" w:hAnsi="仿宋" w:eastAsia="仿宋" w:cs="仿宋"/>
          <w:kern w:val="0"/>
          <w:highlight w:val="none"/>
          <w:lang w:val="en-US" w:eastAsia="zh-CN"/>
        </w:rPr>
        <w:t>的【</w:t>
      </w:r>
      <w:r>
        <w:rPr>
          <w:rFonts w:hint="eastAsia" w:ascii="仿宋" w:hAnsi="仿宋" w:eastAsia="仿宋" w:cs="仿宋"/>
          <w:kern w:val="0"/>
          <w:highlight w:val="none"/>
          <w:u w:val="none"/>
          <w:lang w:val="en-US" w:eastAsia="zh-CN"/>
        </w:rPr>
        <w:t>25</w:t>
      </w:r>
      <w:r>
        <w:rPr>
          <w:rFonts w:hint="eastAsia" w:ascii="仿宋" w:hAnsi="仿宋" w:eastAsia="仿宋" w:cs="仿宋"/>
          <w:kern w:val="0"/>
          <w:highlight w:val="none"/>
          <w:lang w:val="en-US" w:eastAsia="zh-CN"/>
        </w:rPr>
        <w:t>】%</w:t>
      </w:r>
      <w:r>
        <w:rPr>
          <w:rFonts w:hint="eastAsia" w:ascii="仿宋" w:hAnsi="仿宋" w:eastAsia="仿宋" w:cs="仿宋"/>
          <w:kern w:val="0"/>
          <w:highlight w:val="none"/>
          <w:lang w:val="en-US"/>
        </w:rPr>
        <w:t>，即人民币【</w:t>
      </w:r>
      <w:r>
        <w:rPr>
          <w:rFonts w:hint="eastAsia" w:ascii="仿宋" w:hAnsi="仿宋" w:eastAsia="仿宋" w:cs="仿宋"/>
          <w:kern w:val="0"/>
          <w:highlight w:val="none"/>
          <w:lang w:val="en-US" w:eastAsia="zh-CN"/>
        </w:rPr>
        <w:t>87,500</w:t>
      </w:r>
      <w:r>
        <w:rPr>
          <w:rFonts w:hint="eastAsia" w:ascii="仿宋" w:hAnsi="仿宋" w:eastAsia="仿宋" w:cs="仿宋"/>
          <w:kern w:val="0"/>
          <w:highlight w:val="none"/>
          <w:lang w:val="en-US"/>
        </w:rPr>
        <w:t>】元(大写：【</w:t>
      </w:r>
      <w:r>
        <w:rPr>
          <w:rFonts w:hint="eastAsia" w:ascii="仿宋" w:hAnsi="仿宋" w:eastAsia="仿宋" w:cs="仿宋"/>
          <w:kern w:val="0"/>
          <w:highlight w:val="none"/>
          <w:u w:val="none"/>
          <w:lang w:val="en-US" w:eastAsia="zh-CN"/>
        </w:rPr>
        <w:t>捌万柒仟伍佰</w:t>
      </w:r>
      <w:r>
        <w:rPr>
          <w:rFonts w:hint="eastAsia" w:ascii="仿宋" w:hAnsi="仿宋" w:eastAsia="仿宋" w:cs="仿宋"/>
          <w:kern w:val="0"/>
          <w:highlight w:val="none"/>
          <w:lang w:val="en-US"/>
        </w:rPr>
        <w:t>】</w:t>
      </w:r>
      <w:r>
        <w:rPr>
          <w:rFonts w:hint="eastAsia" w:ascii="仿宋" w:hAnsi="仿宋" w:eastAsia="仿宋" w:cs="仿宋"/>
          <w:kern w:val="0"/>
          <w:highlight w:val="none"/>
        </w:rPr>
        <w:t>圆整</w:t>
      </w:r>
      <w:r>
        <w:rPr>
          <w:rFonts w:hint="eastAsia" w:ascii="仿宋" w:hAnsi="仿宋" w:eastAsia="仿宋" w:cs="仿宋"/>
          <w:kern w:val="0"/>
          <w:highlight w:val="none"/>
          <w:lang w:val="en-US"/>
        </w:rPr>
        <w:t>)</w:t>
      </w:r>
      <w:r>
        <w:rPr>
          <w:rFonts w:hint="eastAsia" w:ascii="仿宋" w:hAnsi="仿宋" w:eastAsia="仿宋" w:cs="仿宋"/>
          <w:kern w:val="0"/>
          <w:highlight w:val="none"/>
          <w:lang w:val="en-US" w:eastAsia="zh-CN"/>
        </w:rPr>
        <w:t>(支付方式为120日供应链金融）</w:t>
      </w:r>
      <w:r>
        <w:rPr>
          <w:rFonts w:hint="eastAsia" w:ascii="仿宋" w:hAnsi="仿宋" w:eastAsia="仿宋" w:cs="仿宋"/>
          <w:kern w:val="0"/>
          <w:highlight w:val="none"/>
          <w:lang w:val="en-US"/>
        </w:rPr>
        <w:t>；</w:t>
      </w:r>
    </w:p>
    <w:p w14:paraId="5070D65A">
      <w:pPr>
        <w:autoSpaceDE w:val="0"/>
        <w:autoSpaceDN w:val="0"/>
        <w:adjustRightInd w:val="0"/>
        <w:spacing w:after="200"/>
        <w:ind w:right="-23" w:firstLine="480" w:firstLineChars="200"/>
        <w:jc w:val="left"/>
        <w:rPr>
          <w:rFonts w:hint="eastAsia" w:ascii="仿宋" w:hAnsi="仿宋" w:eastAsia="仿宋" w:cs="仿宋"/>
          <w:kern w:val="0"/>
          <w:highlight w:val="none"/>
          <w:lang w:val="en-US"/>
        </w:rPr>
      </w:pPr>
      <w:r>
        <w:rPr>
          <w:rFonts w:hint="eastAsia" w:ascii="仿宋" w:hAnsi="仿宋" w:eastAsia="仿宋" w:cs="仿宋"/>
          <w:kern w:val="0"/>
          <w:highlight w:val="none"/>
          <w:lang w:val="zh-CN"/>
        </w:rPr>
        <w:t>（</w:t>
      </w:r>
      <w:r>
        <w:rPr>
          <w:rFonts w:hint="eastAsia" w:ascii="仿宋" w:hAnsi="仿宋" w:eastAsia="仿宋" w:cs="仿宋"/>
          <w:kern w:val="0"/>
          <w:highlight w:val="none"/>
          <w:lang w:val="en-US" w:eastAsia="zh-CN"/>
        </w:rPr>
        <w:t>6</w:t>
      </w:r>
      <w:r>
        <w:rPr>
          <w:rFonts w:hint="eastAsia" w:ascii="仿宋" w:hAnsi="仿宋" w:eastAsia="仿宋" w:cs="仿宋"/>
          <w:kern w:val="0"/>
          <w:highlight w:val="none"/>
          <w:lang w:val="zh-CN"/>
        </w:rPr>
        <w:t>）</w:t>
      </w:r>
      <w:r>
        <w:rPr>
          <w:rFonts w:hint="eastAsia" w:ascii="仿宋" w:hAnsi="仿宋" w:eastAsia="仿宋" w:cs="仿宋"/>
          <w:kern w:val="0"/>
          <w:highlight w:val="none"/>
        </w:rPr>
        <w:t>本项目验收合格</w:t>
      </w:r>
      <w:r>
        <w:rPr>
          <w:rFonts w:hint="eastAsia" w:ascii="仿宋" w:hAnsi="仿宋" w:eastAsia="仿宋" w:cs="仿宋"/>
          <w:kern w:val="0"/>
          <w:highlight w:val="none"/>
          <w:lang w:val="en-US" w:eastAsia="zh-CN"/>
        </w:rPr>
        <w:t>一年期满</w:t>
      </w:r>
      <w:r>
        <w:rPr>
          <w:rFonts w:hint="eastAsia" w:ascii="仿宋" w:hAnsi="仿宋" w:eastAsia="仿宋" w:cs="仿宋"/>
          <w:kern w:val="0"/>
          <w:highlight w:val="none"/>
        </w:rPr>
        <w:t>后</w:t>
      </w:r>
      <w:r>
        <w:rPr>
          <w:rFonts w:hint="eastAsia" w:ascii="仿宋" w:hAnsi="仿宋" w:eastAsia="仿宋" w:cs="仿宋"/>
          <w:kern w:val="0"/>
          <w:highlight w:val="none"/>
          <w:lang w:eastAsia="zh-CN"/>
        </w:rPr>
        <w:t>，</w:t>
      </w:r>
      <w:r>
        <w:rPr>
          <w:rFonts w:hint="eastAsia" w:ascii="仿宋" w:hAnsi="仿宋" w:eastAsia="仿宋" w:cs="仿宋"/>
          <w:kern w:val="0"/>
          <w:highlight w:val="none"/>
          <w:lang w:val="en-US" w:eastAsia="zh-CN"/>
        </w:rPr>
        <w:t>乙方</w:t>
      </w:r>
      <w:r>
        <w:rPr>
          <w:rFonts w:hint="eastAsia" w:ascii="仿宋" w:hAnsi="仿宋" w:eastAsia="仿宋" w:cs="仿宋"/>
          <w:kern w:val="0"/>
          <w:highlight w:val="none"/>
        </w:rPr>
        <w:t>向甲方开具相应金额</w:t>
      </w:r>
      <w:r>
        <w:rPr>
          <w:rFonts w:hint="eastAsia" w:ascii="仿宋" w:hAnsi="仿宋" w:eastAsia="仿宋" w:cs="仿宋"/>
          <w:kern w:val="0"/>
          <w:highlight w:val="none"/>
          <w:lang w:val="en-US" w:eastAsia="zh-CN"/>
        </w:rPr>
        <w:t>的</w:t>
      </w:r>
      <w:r>
        <w:rPr>
          <w:rFonts w:hint="eastAsia" w:ascii="仿宋" w:hAnsi="仿宋" w:eastAsia="仿宋" w:cs="仿宋"/>
          <w:kern w:val="0"/>
          <w:highlight w:val="none"/>
        </w:rPr>
        <w:t>增值税专用</w:t>
      </w:r>
      <w:r>
        <w:rPr>
          <w:rFonts w:hint="eastAsia" w:ascii="仿宋" w:hAnsi="仿宋" w:eastAsia="仿宋" w:cs="仿宋"/>
          <w:kern w:val="0"/>
          <w:highlight w:val="none"/>
          <w:lang w:val="zh-CN"/>
        </w:rPr>
        <w:t>发票，</w:t>
      </w:r>
      <w:r>
        <w:rPr>
          <w:rFonts w:hint="eastAsia" w:ascii="仿宋" w:hAnsi="仿宋" w:eastAsia="仿宋" w:cs="仿宋"/>
          <w:kern w:val="0"/>
          <w:highlight w:val="none"/>
          <w:lang w:val="en-US" w:eastAsia="zh-CN"/>
        </w:rPr>
        <w:t>甲方收到发票后</w:t>
      </w:r>
      <w:r>
        <w:rPr>
          <w:rFonts w:hint="eastAsia" w:ascii="仿宋" w:hAnsi="仿宋" w:eastAsia="仿宋" w:cs="仿宋"/>
          <w:kern w:val="0"/>
          <w:highlight w:val="none"/>
        </w:rPr>
        <w:t>【15】日</w:t>
      </w:r>
      <w:r>
        <w:rPr>
          <w:rFonts w:hint="eastAsia" w:ascii="仿宋" w:hAnsi="仿宋" w:eastAsia="仿宋" w:cs="仿宋"/>
          <w:kern w:val="0"/>
          <w:highlight w:val="none"/>
          <w:lang w:val="zh-CN"/>
        </w:rPr>
        <w:t>内向</w:t>
      </w:r>
      <w:r>
        <w:rPr>
          <w:rFonts w:hint="eastAsia" w:ascii="仿宋" w:hAnsi="仿宋" w:eastAsia="仿宋" w:cs="仿宋"/>
          <w:kern w:val="0"/>
          <w:highlight w:val="none"/>
        </w:rPr>
        <w:t>乙方</w:t>
      </w:r>
      <w:r>
        <w:rPr>
          <w:rFonts w:hint="eastAsia" w:ascii="仿宋" w:hAnsi="仿宋" w:eastAsia="仿宋" w:cs="仿宋"/>
          <w:kern w:val="0"/>
          <w:highlight w:val="none"/>
          <w:lang w:val="zh-CN"/>
        </w:rPr>
        <w:t>支付</w:t>
      </w:r>
      <w:r>
        <w:rPr>
          <w:rFonts w:hint="eastAsia" w:ascii="仿宋" w:hAnsi="仿宋" w:eastAsia="仿宋" w:cs="仿宋"/>
          <w:kern w:val="0"/>
          <w:highlight w:val="none"/>
        </w:rPr>
        <w:t>本</w:t>
      </w:r>
      <w:r>
        <w:rPr>
          <w:rFonts w:hint="eastAsia" w:ascii="仿宋" w:hAnsi="仿宋" w:eastAsia="仿宋" w:cs="仿宋"/>
          <w:kern w:val="0"/>
          <w:highlight w:val="none"/>
          <w:lang w:val="zh-CN"/>
        </w:rPr>
        <w:t>合同</w:t>
      </w:r>
      <w:r>
        <w:rPr>
          <w:rFonts w:hint="eastAsia" w:ascii="仿宋" w:hAnsi="仿宋" w:eastAsia="仿宋" w:cs="仿宋"/>
          <w:kern w:val="0"/>
          <w:highlight w:val="none"/>
        </w:rPr>
        <w:t>总价款</w:t>
      </w:r>
      <w:r>
        <w:rPr>
          <w:rFonts w:hint="eastAsia" w:ascii="仿宋" w:hAnsi="仿宋" w:eastAsia="仿宋" w:cs="仿宋"/>
          <w:kern w:val="0"/>
          <w:highlight w:val="none"/>
          <w:lang w:val="zh-CN" w:eastAsia="zh-Hans"/>
        </w:rPr>
        <w:t>的</w:t>
      </w:r>
      <w:r>
        <w:rPr>
          <w:rFonts w:hint="eastAsia" w:ascii="仿宋" w:hAnsi="仿宋" w:eastAsia="仿宋" w:cs="仿宋"/>
          <w:kern w:val="0"/>
          <w:highlight w:val="none"/>
          <w:u w:val="single"/>
          <w:lang w:val="en-US" w:eastAsia="zh-CN"/>
        </w:rPr>
        <w:t>5</w:t>
      </w:r>
      <w:r>
        <w:rPr>
          <w:rFonts w:hint="eastAsia" w:ascii="仿宋" w:hAnsi="仿宋" w:eastAsia="仿宋" w:cs="仿宋"/>
          <w:kern w:val="0"/>
          <w:highlight w:val="none"/>
          <w:lang w:val="zh-CN" w:eastAsia="zh-Hans"/>
        </w:rPr>
        <w:t>%</w:t>
      </w:r>
      <w:r>
        <w:rPr>
          <w:rFonts w:hint="eastAsia" w:ascii="仿宋" w:hAnsi="仿宋" w:eastAsia="仿宋" w:cs="仿宋"/>
          <w:kern w:val="0"/>
          <w:highlight w:val="none"/>
          <w:lang w:val="zh-CN"/>
        </w:rPr>
        <w:t>，即人民币【</w:t>
      </w:r>
      <w:r>
        <w:rPr>
          <w:rFonts w:hint="eastAsia" w:ascii="仿宋" w:hAnsi="仿宋" w:eastAsia="仿宋" w:cs="仿宋"/>
          <w:kern w:val="0"/>
          <w:highlight w:val="none"/>
          <w:lang w:val="en-US" w:eastAsia="zh-CN"/>
        </w:rPr>
        <w:t>17，500</w:t>
      </w:r>
      <w:r>
        <w:rPr>
          <w:rFonts w:hint="eastAsia" w:ascii="仿宋" w:hAnsi="仿宋" w:eastAsia="仿宋" w:cs="仿宋"/>
          <w:kern w:val="0"/>
          <w:highlight w:val="none"/>
          <w:lang w:val="zh-CN"/>
        </w:rPr>
        <w:t>】元(大写：【</w:t>
      </w:r>
      <w:r>
        <w:rPr>
          <w:rFonts w:hint="eastAsia" w:ascii="仿宋" w:hAnsi="仿宋" w:eastAsia="仿宋" w:cs="仿宋"/>
          <w:kern w:val="0"/>
          <w:highlight w:val="none"/>
          <w:u w:val="single"/>
          <w:lang w:val="en-US" w:eastAsia="zh-CN"/>
        </w:rPr>
        <w:t>壹万柒仟伍佰</w:t>
      </w:r>
      <w:r>
        <w:rPr>
          <w:rFonts w:hint="eastAsia" w:ascii="仿宋" w:hAnsi="仿宋" w:eastAsia="仿宋" w:cs="仿宋"/>
          <w:kern w:val="0"/>
          <w:highlight w:val="none"/>
          <w:lang w:val="zh-CN"/>
        </w:rPr>
        <w:t>】</w:t>
      </w:r>
      <w:r>
        <w:rPr>
          <w:rFonts w:hint="eastAsia" w:ascii="仿宋" w:hAnsi="仿宋" w:eastAsia="仿宋" w:cs="仿宋"/>
          <w:kern w:val="0"/>
          <w:highlight w:val="none"/>
        </w:rPr>
        <w:t>圆整</w:t>
      </w:r>
      <w:r>
        <w:rPr>
          <w:rFonts w:hint="eastAsia" w:ascii="仿宋" w:hAnsi="仿宋" w:eastAsia="仿宋" w:cs="仿宋"/>
          <w:kern w:val="0"/>
          <w:highlight w:val="none"/>
          <w:lang w:val="zh-CN"/>
        </w:rPr>
        <w:t>)</w:t>
      </w:r>
      <w:r>
        <w:rPr>
          <w:rFonts w:hint="eastAsia" w:ascii="仿宋" w:hAnsi="仿宋" w:eastAsia="仿宋" w:cs="仿宋"/>
          <w:kern w:val="0"/>
          <w:highlight w:val="none"/>
          <w:lang w:val="en-US" w:eastAsia="zh-CN"/>
        </w:rPr>
        <w:t>(支付方式为120日供应链金融）</w:t>
      </w:r>
      <w:r>
        <w:rPr>
          <w:rFonts w:hint="eastAsia" w:ascii="仿宋" w:hAnsi="仿宋" w:eastAsia="仿宋" w:cs="仿宋"/>
          <w:kern w:val="0"/>
          <w:highlight w:val="none"/>
          <w:lang w:val="zh-CN"/>
        </w:rPr>
        <w:t>。</w:t>
      </w:r>
    </w:p>
    <w:p w14:paraId="76B3780A">
      <w:pPr>
        <w:autoSpaceDE w:val="0"/>
        <w:autoSpaceDN w:val="0"/>
        <w:adjustRightInd w:val="0"/>
        <w:spacing w:after="200"/>
        <w:ind w:right="-23" w:firstLine="480" w:firstLineChars="200"/>
        <w:jc w:val="left"/>
        <w:outlineLvl w:val="1"/>
        <w:rPr>
          <w:rFonts w:hint="eastAsia" w:ascii="仿宋" w:hAnsi="仿宋" w:eastAsia="仿宋" w:cs="仿宋"/>
          <w:kern w:val="0"/>
        </w:rPr>
      </w:pPr>
      <w:r>
        <w:rPr>
          <w:rFonts w:hint="eastAsia" w:ascii="仿宋" w:hAnsi="仿宋" w:eastAsia="仿宋" w:cs="仿宋"/>
          <w:kern w:val="0"/>
        </w:rPr>
        <w:t>5、就本合同款项的支付，甲乙双方特明确如下约定：</w:t>
      </w:r>
    </w:p>
    <w:p w14:paraId="5D2BAAA3">
      <w:pPr>
        <w:autoSpaceDE w:val="0"/>
        <w:autoSpaceDN w:val="0"/>
        <w:adjustRightInd w:val="0"/>
        <w:spacing w:after="200"/>
        <w:ind w:right="-23" w:firstLine="480" w:firstLineChars="200"/>
        <w:jc w:val="left"/>
        <w:rPr>
          <w:rFonts w:hint="eastAsia" w:ascii="仿宋" w:hAnsi="仿宋" w:eastAsia="仿宋" w:cs="仿宋"/>
          <w:kern w:val="0"/>
        </w:rPr>
      </w:pPr>
      <w:r>
        <w:rPr>
          <w:rFonts w:hint="eastAsia" w:ascii="仿宋" w:hAnsi="仿宋" w:eastAsia="仿宋" w:cs="仿宋"/>
          <w:kern w:val="0"/>
        </w:rPr>
        <w:t>（1）乙方在甲方支付本合同任何一笔款项前存在违反本合同约定行为的，甲方有权暂停支付该笔款项及后续款项，直至双方就乙方违约行为达成一致解决意见；</w:t>
      </w:r>
    </w:p>
    <w:p w14:paraId="095AC184">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rPr>
        <w:t>（2）本合同软件产品的许可使用权未按本合同约定正式授予甲方及甲方关联方的，</w:t>
      </w:r>
      <w:r>
        <w:rPr>
          <w:rFonts w:hint="eastAsia" w:ascii="仿宋" w:hAnsi="仿宋" w:eastAsia="仿宋" w:cs="仿宋"/>
          <w:kern w:val="0"/>
          <w:lang w:val="en-US" w:eastAsia="zh-CN"/>
        </w:rPr>
        <w:t>或因合同解除、终止等原因导致甲方未正式投入使用本合同项下软件产品的，</w:t>
      </w:r>
      <w:r>
        <w:rPr>
          <w:rFonts w:hint="eastAsia" w:ascii="仿宋" w:hAnsi="仿宋" w:eastAsia="仿宋" w:cs="仿宋"/>
          <w:kern w:val="0"/>
        </w:rPr>
        <w:t>乙方应退还</w:t>
      </w:r>
      <w:r>
        <w:rPr>
          <w:rFonts w:hint="eastAsia" w:ascii="仿宋" w:hAnsi="仿宋" w:eastAsia="仿宋" w:cs="仿宋"/>
          <w:kern w:val="0"/>
          <w:lang w:val="en-US" w:eastAsia="zh-CN"/>
        </w:rPr>
        <w:t>甲方</w:t>
      </w:r>
      <w:r>
        <w:rPr>
          <w:rFonts w:hint="eastAsia" w:ascii="仿宋" w:hAnsi="仿宋" w:eastAsia="仿宋" w:cs="仿宋"/>
          <w:kern w:val="0"/>
        </w:rPr>
        <w:t>已</w:t>
      </w:r>
      <w:r>
        <w:rPr>
          <w:rFonts w:hint="eastAsia" w:ascii="仿宋" w:hAnsi="仿宋" w:eastAsia="仿宋" w:cs="仿宋"/>
          <w:kern w:val="0"/>
          <w:lang w:val="en-US" w:eastAsia="zh-CN"/>
        </w:rPr>
        <w:t>支付</w:t>
      </w:r>
      <w:r>
        <w:rPr>
          <w:rFonts w:hint="eastAsia" w:ascii="仿宋" w:hAnsi="仿宋" w:eastAsia="仿宋" w:cs="仿宋"/>
          <w:kern w:val="0"/>
        </w:rPr>
        <w:t>的</w:t>
      </w:r>
      <w:r>
        <w:rPr>
          <w:rFonts w:hint="eastAsia" w:ascii="仿宋" w:hAnsi="仿宋" w:eastAsia="仿宋" w:cs="仿宋"/>
          <w:kern w:val="0"/>
          <w:lang w:val="zh-CN"/>
        </w:rPr>
        <w:t>软件</w:t>
      </w:r>
      <w:r>
        <w:rPr>
          <w:rFonts w:hint="eastAsia" w:ascii="仿宋" w:hAnsi="仿宋" w:eastAsia="仿宋" w:cs="仿宋"/>
          <w:kern w:val="0"/>
        </w:rPr>
        <w:t>产品授权许可</w:t>
      </w:r>
      <w:r>
        <w:rPr>
          <w:rFonts w:hint="eastAsia" w:ascii="仿宋" w:hAnsi="仿宋" w:eastAsia="仿宋" w:cs="仿宋"/>
          <w:kern w:val="0"/>
          <w:lang w:val="zh-CN"/>
        </w:rPr>
        <w:t>费用；</w:t>
      </w:r>
    </w:p>
    <w:p w14:paraId="6D757218">
      <w:pPr>
        <w:autoSpaceDE w:val="0"/>
        <w:autoSpaceDN w:val="0"/>
        <w:adjustRightInd w:val="0"/>
        <w:spacing w:after="200"/>
        <w:ind w:right="-23" w:firstLine="480" w:firstLineChars="200"/>
        <w:jc w:val="left"/>
        <w:rPr>
          <w:rFonts w:hint="eastAsia" w:ascii="仿宋" w:hAnsi="仿宋" w:eastAsia="仿宋" w:cs="仿宋"/>
          <w:kern w:val="0"/>
        </w:rPr>
      </w:pPr>
      <w:r>
        <w:rPr>
          <w:rFonts w:hint="eastAsia" w:ascii="仿宋" w:hAnsi="仿宋" w:eastAsia="仿宋" w:cs="仿宋"/>
          <w:kern w:val="0"/>
          <w:lang w:val="zh-CN"/>
        </w:rPr>
        <w:t>（</w:t>
      </w:r>
      <w:r>
        <w:rPr>
          <w:rFonts w:hint="eastAsia" w:ascii="仿宋" w:hAnsi="仿宋" w:eastAsia="仿宋" w:cs="仿宋"/>
          <w:kern w:val="0"/>
        </w:rPr>
        <w:t>3</w:t>
      </w:r>
      <w:r>
        <w:rPr>
          <w:rFonts w:hint="eastAsia" w:ascii="仿宋" w:hAnsi="仿宋" w:eastAsia="仿宋" w:cs="仿宋"/>
          <w:kern w:val="0"/>
          <w:lang w:val="zh-CN"/>
        </w:rPr>
        <w:t>）</w:t>
      </w:r>
      <w:r>
        <w:rPr>
          <w:rFonts w:hint="eastAsia" w:ascii="仿宋" w:hAnsi="仿宋" w:eastAsia="仿宋" w:cs="仿宋"/>
          <w:kern w:val="0"/>
        </w:rPr>
        <w:t>为避免疑义，双方一致确认，本合同每一节点的付款比例及金额不等同于甲方就乙方已完成的工作任务应支付给乙方的对价；双方就本合同发生争议时，如涉及确定乙方已完成工作任务的对价，则以双方已共同签发了阶段性确认文件的部分为乙方已完成工作内容确定；</w:t>
      </w:r>
    </w:p>
    <w:p w14:paraId="30678A68">
      <w:pPr>
        <w:autoSpaceDE w:val="0"/>
        <w:autoSpaceDN w:val="0"/>
        <w:adjustRightInd w:val="0"/>
        <w:spacing w:after="200"/>
        <w:ind w:right="-23" w:firstLine="480" w:firstLineChars="200"/>
        <w:jc w:val="left"/>
        <w:rPr>
          <w:rFonts w:hint="eastAsia" w:ascii="仿宋" w:hAnsi="仿宋" w:eastAsia="仿宋" w:cs="仿宋"/>
          <w:kern w:val="0"/>
        </w:rPr>
      </w:pPr>
      <w:r>
        <w:rPr>
          <w:rFonts w:hint="eastAsia" w:ascii="仿宋" w:hAnsi="仿宋" w:eastAsia="仿宋" w:cs="仿宋"/>
          <w:kern w:val="0"/>
        </w:rPr>
        <w:t>（4）本合同附件三中确定的乙方每项工作任务所需的人天数量，为乙方完成该项工作任务所需的全部人天数量，乙方无权以实际耗用的人天数量超出附件三约定为由主张增加合同价款，或以此提出任何主张或作为任何主张的依据；</w:t>
      </w:r>
    </w:p>
    <w:p w14:paraId="4F4FB2F0">
      <w:pPr>
        <w:autoSpaceDE w:val="0"/>
        <w:autoSpaceDN w:val="0"/>
        <w:adjustRightInd w:val="0"/>
        <w:ind w:right="-23" w:firstLine="480" w:firstLineChars="200"/>
        <w:jc w:val="left"/>
        <w:outlineLvl w:val="1"/>
        <w:rPr>
          <w:rFonts w:hint="eastAsia" w:ascii="仿宋" w:hAnsi="仿宋" w:eastAsia="仿宋" w:cs="仿宋"/>
          <w:kern w:val="0"/>
        </w:rPr>
      </w:pPr>
      <w:r>
        <w:rPr>
          <w:rFonts w:hint="eastAsia" w:ascii="仿宋" w:hAnsi="仿宋" w:eastAsia="仿宋" w:cs="仿宋"/>
          <w:kern w:val="0"/>
        </w:rPr>
        <w:t>6、甲方开票信息为：</w:t>
      </w:r>
    </w:p>
    <w:p w14:paraId="78FC2C89">
      <w:pPr>
        <w:autoSpaceDE w:val="0"/>
        <w:autoSpaceDN w:val="0"/>
        <w:adjustRightInd w:val="0"/>
        <w:ind w:right="-23" w:firstLine="480" w:firstLineChars="200"/>
        <w:jc w:val="left"/>
        <w:rPr>
          <w:rFonts w:hint="eastAsia" w:ascii="仿宋" w:hAnsi="仿宋" w:eastAsia="仿宋" w:cs="仿宋"/>
          <w:kern w:val="0"/>
        </w:rPr>
      </w:pPr>
      <w:r>
        <w:rPr>
          <w:rFonts w:hint="eastAsia" w:ascii="仿宋" w:hAnsi="仿宋" w:eastAsia="仿宋" w:cs="仿宋"/>
          <w:kern w:val="0"/>
        </w:rPr>
        <w:t>开票名称：西域智慧供应链（上海）股份公司</w:t>
      </w:r>
    </w:p>
    <w:p w14:paraId="64DB99F1">
      <w:pPr>
        <w:autoSpaceDE w:val="0"/>
        <w:autoSpaceDN w:val="0"/>
        <w:adjustRightInd w:val="0"/>
        <w:ind w:right="-23" w:firstLine="480" w:firstLineChars="200"/>
        <w:jc w:val="left"/>
        <w:rPr>
          <w:rFonts w:hint="eastAsia" w:ascii="仿宋" w:hAnsi="仿宋" w:eastAsia="仿宋" w:cs="仿宋"/>
          <w:kern w:val="0"/>
        </w:rPr>
      </w:pPr>
      <w:r>
        <w:rPr>
          <w:rFonts w:hint="eastAsia" w:ascii="仿宋" w:hAnsi="仿宋" w:eastAsia="仿宋" w:cs="仿宋"/>
          <w:kern w:val="0"/>
        </w:rPr>
        <w:t>统一社会信用代码：91310000734574775Q</w:t>
      </w:r>
    </w:p>
    <w:p w14:paraId="3199EA8A">
      <w:pPr>
        <w:autoSpaceDE w:val="0"/>
        <w:autoSpaceDN w:val="0"/>
        <w:adjustRightInd w:val="0"/>
        <w:ind w:right="-23" w:firstLine="480" w:firstLineChars="200"/>
        <w:jc w:val="left"/>
        <w:rPr>
          <w:rFonts w:hint="eastAsia" w:ascii="仿宋" w:hAnsi="仿宋" w:eastAsia="仿宋" w:cs="仿宋"/>
          <w:kern w:val="0"/>
        </w:rPr>
      </w:pPr>
      <w:r>
        <w:rPr>
          <w:rFonts w:hint="eastAsia" w:ascii="仿宋" w:hAnsi="仿宋" w:eastAsia="仿宋" w:cs="仿宋"/>
          <w:kern w:val="0"/>
        </w:rPr>
        <w:t>地址：中国（上海）自由贸易试验区中科路1819号16层（名义楼层，实际楼层第13层）</w:t>
      </w:r>
    </w:p>
    <w:p w14:paraId="5CAA882F">
      <w:pPr>
        <w:autoSpaceDE w:val="0"/>
        <w:autoSpaceDN w:val="0"/>
        <w:adjustRightInd w:val="0"/>
        <w:ind w:right="-23" w:firstLine="480" w:firstLineChars="200"/>
        <w:jc w:val="left"/>
        <w:rPr>
          <w:rFonts w:hint="eastAsia" w:ascii="仿宋" w:hAnsi="仿宋" w:eastAsia="仿宋" w:cs="仿宋"/>
          <w:kern w:val="0"/>
        </w:rPr>
      </w:pPr>
      <w:r>
        <w:rPr>
          <w:rFonts w:hint="eastAsia" w:ascii="仿宋" w:hAnsi="仿宋" w:eastAsia="仿宋" w:cs="仿宋"/>
          <w:kern w:val="0"/>
        </w:rPr>
        <w:t>电话：021-68828866</w:t>
      </w:r>
    </w:p>
    <w:p w14:paraId="375C2302">
      <w:pPr>
        <w:autoSpaceDE w:val="0"/>
        <w:autoSpaceDN w:val="0"/>
        <w:adjustRightInd w:val="0"/>
        <w:ind w:right="-23" w:firstLine="480" w:firstLineChars="200"/>
        <w:jc w:val="left"/>
        <w:rPr>
          <w:rFonts w:hint="eastAsia" w:ascii="仿宋" w:hAnsi="仿宋" w:eastAsia="仿宋" w:cs="仿宋"/>
          <w:kern w:val="0"/>
        </w:rPr>
      </w:pPr>
      <w:r>
        <w:rPr>
          <w:rFonts w:hint="eastAsia" w:ascii="仿宋" w:hAnsi="仿宋" w:eastAsia="仿宋" w:cs="仿宋"/>
          <w:kern w:val="0"/>
        </w:rPr>
        <w:t>开户行：招商银行股份有限公司上海市张江支行</w:t>
      </w:r>
    </w:p>
    <w:p w14:paraId="64ACC370">
      <w:pPr>
        <w:autoSpaceDE w:val="0"/>
        <w:autoSpaceDN w:val="0"/>
        <w:adjustRightInd w:val="0"/>
        <w:spacing w:after="200"/>
        <w:ind w:right="-23" w:firstLine="480" w:firstLineChars="200"/>
        <w:jc w:val="left"/>
        <w:rPr>
          <w:rFonts w:hint="eastAsia" w:ascii="仿宋" w:hAnsi="仿宋" w:eastAsia="仿宋" w:cs="仿宋"/>
          <w:kern w:val="0"/>
        </w:rPr>
      </w:pPr>
      <w:r>
        <w:rPr>
          <w:rFonts w:hint="eastAsia" w:ascii="仿宋" w:hAnsi="仿宋" w:eastAsia="仿宋" w:cs="仿宋"/>
          <w:kern w:val="0"/>
        </w:rPr>
        <w:t>账号：121904862910806</w:t>
      </w:r>
    </w:p>
    <w:p w14:paraId="06017895">
      <w:pPr>
        <w:autoSpaceDE w:val="0"/>
        <w:autoSpaceDN w:val="0"/>
        <w:adjustRightInd w:val="0"/>
        <w:ind w:right="-23" w:firstLine="480" w:firstLineChars="200"/>
        <w:jc w:val="left"/>
        <w:outlineLvl w:val="1"/>
        <w:rPr>
          <w:rFonts w:hint="eastAsia" w:ascii="仿宋" w:hAnsi="仿宋" w:eastAsia="仿宋" w:cs="仿宋"/>
          <w:kern w:val="0"/>
        </w:rPr>
      </w:pPr>
      <w:r>
        <w:rPr>
          <w:rFonts w:hint="eastAsia" w:ascii="仿宋" w:hAnsi="仿宋" w:eastAsia="仿宋" w:cs="仿宋"/>
          <w:kern w:val="0"/>
        </w:rPr>
        <w:t>7、</w:t>
      </w:r>
      <w:commentRangeStart w:id="3"/>
      <w:r>
        <w:rPr>
          <w:rFonts w:hint="eastAsia" w:ascii="仿宋" w:hAnsi="仿宋" w:eastAsia="仿宋" w:cs="仿宋"/>
          <w:kern w:val="0"/>
        </w:rPr>
        <w:t>乙方收款账户为：</w:t>
      </w:r>
    </w:p>
    <w:p w14:paraId="183788F4">
      <w:pPr>
        <w:widowControl/>
        <w:autoSpaceDE w:val="0"/>
        <w:autoSpaceDN w:val="0"/>
        <w:adjustRightInd w:val="0"/>
        <w:ind w:right="-23" w:firstLine="480" w:firstLineChars="200"/>
        <w:jc w:val="left"/>
        <w:rPr>
          <w:rFonts w:hint="eastAsia" w:ascii="仿宋" w:hAnsi="仿宋" w:eastAsia="仿宋" w:cs="仿宋"/>
          <w:kern w:val="0"/>
          <w:lang w:eastAsia="zh-CN"/>
        </w:rPr>
      </w:pPr>
      <w:r>
        <w:rPr>
          <w:rFonts w:hint="eastAsia" w:ascii="仿宋" w:hAnsi="仿宋" w:eastAsia="仿宋" w:cs="仿宋"/>
          <w:kern w:val="0"/>
        </w:rPr>
        <w:t>户名:上海泊冉软件有限公司</w:t>
      </w:r>
    </w:p>
    <w:p w14:paraId="66F92173">
      <w:pPr>
        <w:autoSpaceDE w:val="0"/>
        <w:autoSpaceDN w:val="0"/>
        <w:adjustRightInd w:val="0"/>
        <w:ind w:right="-23" w:firstLine="480" w:firstLineChars="200"/>
        <w:jc w:val="left"/>
        <w:rPr>
          <w:rFonts w:hint="eastAsia" w:ascii="仿宋" w:hAnsi="仿宋" w:eastAsia="仿宋" w:cs="仿宋"/>
          <w:kern w:val="0"/>
        </w:rPr>
      </w:pPr>
      <w:r>
        <w:rPr>
          <w:rFonts w:hint="eastAsia" w:ascii="仿宋" w:hAnsi="仿宋" w:eastAsia="仿宋" w:cs="仿宋"/>
          <w:kern w:val="0"/>
        </w:rPr>
        <w:t xml:space="preserve">开户行:   中国农业银行上海西站支行                                                       </w:t>
      </w:r>
    </w:p>
    <w:p w14:paraId="4690EA7F">
      <w:pPr>
        <w:autoSpaceDE w:val="0"/>
        <w:autoSpaceDN w:val="0"/>
        <w:adjustRightInd w:val="0"/>
        <w:spacing w:after="200"/>
        <w:ind w:right="-23" w:firstLine="480" w:firstLineChars="200"/>
        <w:jc w:val="left"/>
        <w:rPr>
          <w:rFonts w:hint="eastAsia" w:ascii="仿宋" w:hAnsi="仿宋" w:eastAsia="仿宋" w:cs="仿宋"/>
          <w:kern w:val="0"/>
        </w:rPr>
      </w:pPr>
      <w:r>
        <w:rPr>
          <w:rFonts w:hint="eastAsia" w:ascii="仿宋" w:hAnsi="仿宋" w:eastAsia="仿宋" w:cs="仿宋"/>
          <w:kern w:val="0"/>
        </w:rPr>
        <w:t>账号：03379100040012313</w:t>
      </w:r>
      <w:commentRangeEnd w:id="3"/>
      <w:r>
        <w:commentReference w:id="3"/>
      </w:r>
    </w:p>
    <w:p w14:paraId="5911A8A0">
      <w:pPr>
        <w:autoSpaceDE w:val="0"/>
        <w:autoSpaceDN w:val="0"/>
        <w:adjustRightInd w:val="0"/>
        <w:spacing w:after="200"/>
        <w:ind w:right="-23" w:firstLine="480" w:firstLineChars="200"/>
        <w:jc w:val="left"/>
        <w:rPr>
          <w:rFonts w:hint="eastAsia" w:ascii="仿宋" w:hAnsi="仿宋" w:eastAsia="仿宋" w:cs="仿宋"/>
          <w:kern w:val="0"/>
        </w:rPr>
      </w:pPr>
    </w:p>
    <w:p w14:paraId="25ED18D2">
      <w:pPr>
        <w:autoSpaceDE w:val="0"/>
        <w:autoSpaceDN w:val="0"/>
        <w:adjustRightInd w:val="0"/>
        <w:spacing w:after="200"/>
        <w:ind w:right="-22"/>
        <w:jc w:val="left"/>
        <w:outlineLvl w:val="0"/>
        <w:rPr>
          <w:rFonts w:hint="eastAsia" w:ascii="仿宋" w:hAnsi="仿宋" w:eastAsia="仿宋" w:cs="仿宋"/>
          <w:b/>
          <w:bCs/>
          <w:kern w:val="0"/>
        </w:rPr>
      </w:pPr>
      <w:r>
        <w:rPr>
          <w:rFonts w:hint="eastAsia" w:ascii="仿宋" w:hAnsi="仿宋" w:eastAsia="仿宋" w:cs="仿宋"/>
          <w:b/>
          <w:bCs/>
          <w:kern w:val="0"/>
          <w:lang w:val="zh-CN"/>
        </w:rPr>
        <w:t xml:space="preserve">第五条 </w:t>
      </w:r>
      <w:r>
        <w:rPr>
          <w:rFonts w:hint="eastAsia" w:ascii="仿宋" w:hAnsi="仿宋" w:eastAsia="仿宋" w:cs="仿宋"/>
          <w:b/>
          <w:bCs/>
          <w:kern w:val="0"/>
        </w:rPr>
        <w:t>验收及运维</w:t>
      </w:r>
    </w:p>
    <w:p w14:paraId="348ADDFA">
      <w:pPr>
        <w:autoSpaceDE w:val="0"/>
        <w:autoSpaceDN w:val="0"/>
        <w:adjustRightInd w:val="0"/>
        <w:spacing w:after="200"/>
        <w:ind w:right="-23" w:firstLine="480" w:firstLineChars="200"/>
        <w:jc w:val="left"/>
        <w:rPr>
          <w:rFonts w:hint="eastAsia" w:ascii="仿宋" w:hAnsi="仿宋" w:eastAsia="仿宋" w:cs="仿宋"/>
          <w:kern w:val="0"/>
          <w:lang w:val="en-US" w:eastAsia="zh-CN"/>
        </w:rPr>
      </w:pPr>
      <w:r>
        <w:rPr>
          <w:rFonts w:hint="eastAsia" w:ascii="仿宋" w:hAnsi="仿宋" w:eastAsia="仿宋" w:cs="仿宋"/>
          <w:kern w:val="0"/>
          <w:lang w:val="zh-CN"/>
        </w:rPr>
        <w:t>1、</w:t>
      </w:r>
      <w:r>
        <w:rPr>
          <w:rFonts w:hint="eastAsia" w:ascii="仿宋" w:hAnsi="仿宋" w:eastAsia="仿宋" w:cs="仿宋"/>
          <w:kern w:val="0"/>
          <w:lang w:val="en-US" w:eastAsia="zh-CN"/>
        </w:rPr>
        <w:t>本</w:t>
      </w:r>
      <w:r>
        <w:rPr>
          <w:rFonts w:hint="eastAsia" w:ascii="仿宋" w:hAnsi="仿宋" w:eastAsia="仿宋" w:cs="仿宋"/>
          <w:kern w:val="0"/>
          <w:lang w:val="zh-CN"/>
        </w:rPr>
        <w:t>项目验收，</w:t>
      </w:r>
      <w:r>
        <w:rPr>
          <w:rFonts w:hint="eastAsia" w:ascii="仿宋" w:hAnsi="仿宋" w:eastAsia="仿宋" w:cs="仿宋"/>
          <w:kern w:val="0"/>
          <w:lang w:val="en-US" w:eastAsia="zh-CN"/>
        </w:rPr>
        <w:t>以附件四第7条载明的验收准则为标准。</w:t>
      </w:r>
    </w:p>
    <w:p w14:paraId="5B32C485">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lang w:val="en-US" w:eastAsia="zh-CN"/>
        </w:rPr>
        <w:t>2、</w:t>
      </w:r>
      <w:r>
        <w:rPr>
          <w:rFonts w:hint="eastAsia" w:ascii="仿宋" w:hAnsi="仿宋" w:eastAsia="仿宋" w:cs="仿宋"/>
          <w:kern w:val="0"/>
          <w:highlight w:val="none"/>
          <w:lang w:val="zh-CN"/>
        </w:rPr>
        <w:t>本项目实施过程中需要进行确认或签发的《西域数智化投标管理平台建设项目配套需求适配确认书》、《西域数智化投标管理平台建设项目业务落地解决方案》、《西域数智化投标管理平台建设项目上线试运行报告》、《西域数智化投标管理平台建设项目总体验收报告》等重要文件，须由甲乙双方以书面形式加盖公章；其他文档（包括但不限于项目管理文档、开发管理文档、测试&amp;培训文档等）或事项由双方指定人员（即双方项目经理）以指定方式（电子邮件）进行确认。</w:t>
      </w:r>
    </w:p>
    <w:p w14:paraId="55F30D05">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lang w:val="en-US" w:eastAsia="zh-CN"/>
        </w:rPr>
        <w:t>3</w:t>
      </w:r>
      <w:r>
        <w:rPr>
          <w:rFonts w:hint="eastAsia" w:ascii="仿宋" w:hAnsi="仿宋" w:eastAsia="仿宋" w:cs="仿宋"/>
          <w:kern w:val="0"/>
        </w:rPr>
        <w:t>、甲方有权对</w:t>
      </w:r>
      <w:r>
        <w:rPr>
          <w:rFonts w:hint="eastAsia" w:ascii="仿宋" w:hAnsi="仿宋" w:eastAsia="仿宋" w:cs="仿宋"/>
          <w:kern w:val="0"/>
          <w:lang w:val="zh-CN"/>
        </w:rPr>
        <w:t>不符合本合同约定</w:t>
      </w:r>
      <w:r>
        <w:rPr>
          <w:rFonts w:hint="eastAsia" w:ascii="仿宋" w:hAnsi="仿宋" w:eastAsia="仿宋" w:cs="仿宋"/>
          <w:kern w:val="0"/>
        </w:rPr>
        <w:t>的乙方实施工作之相关文件不予确认，乙方</w:t>
      </w:r>
      <w:r>
        <w:rPr>
          <w:rFonts w:hint="eastAsia" w:ascii="仿宋" w:hAnsi="仿宋" w:eastAsia="仿宋" w:cs="仿宋"/>
          <w:kern w:val="0"/>
          <w:lang w:val="zh-CN"/>
        </w:rPr>
        <w:t>应根据</w:t>
      </w:r>
      <w:r>
        <w:rPr>
          <w:rFonts w:hint="eastAsia" w:ascii="仿宋" w:hAnsi="仿宋" w:eastAsia="仿宋" w:cs="仿宋"/>
          <w:kern w:val="0"/>
        </w:rPr>
        <w:t>甲方</w:t>
      </w:r>
      <w:r>
        <w:rPr>
          <w:rFonts w:hint="eastAsia" w:ascii="仿宋" w:hAnsi="仿宋" w:eastAsia="仿宋" w:cs="仿宋"/>
          <w:kern w:val="0"/>
          <w:lang w:val="zh-CN"/>
        </w:rPr>
        <w:t>的说明</w:t>
      </w:r>
      <w:r>
        <w:rPr>
          <w:rFonts w:hint="eastAsia" w:ascii="仿宋" w:hAnsi="仿宋" w:eastAsia="仿宋" w:cs="仿宋"/>
          <w:kern w:val="0"/>
        </w:rPr>
        <w:t>和要求尽快协商沟通并进行</w:t>
      </w:r>
      <w:r>
        <w:rPr>
          <w:rFonts w:hint="eastAsia" w:ascii="仿宋" w:hAnsi="仿宋" w:eastAsia="仿宋" w:cs="仿宋"/>
          <w:kern w:val="0"/>
          <w:lang w:val="zh-CN"/>
        </w:rPr>
        <w:t>相应的</w:t>
      </w:r>
      <w:r>
        <w:rPr>
          <w:rFonts w:hint="eastAsia" w:ascii="仿宋" w:hAnsi="仿宋" w:eastAsia="仿宋" w:cs="仿宋"/>
          <w:kern w:val="0"/>
        </w:rPr>
        <w:t>整改</w:t>
      </w:r>
      <w:r>
        <w:rPr>
          <w:rFonts w:hint="eastAsia" w:ascii="仿宋" w:hAnsi="仿宋" w:eastAsia="仿宋" w:cs="仿宋"/>
          <w:kern w:val="0"/>
          <w:lang w:val="zh-CN"/>
        </w:rPr>
        <w:t>直至</w:t>
      </w:r>
      <w:r>
        <w:rPr>
          <w:rFonts w:hint="eastAsia" w:ascii="仿宋" w:hAnsi="仿宋" w:eastAsia="仿宋" w:cs="仿宋"/>
          <w:kern w:val="0"/>
        </w:rPr>
        <w:t>满足合同约定</w:t>
      </w:r>
      <w:r>
        <w:rPr>
          <w:rFonts w:hint="eastAsia" w:ascii="仿宋" w:hAnsi="仿宋" w:eastAsia="仿宋" w:cs="仿宋"/>
          <w:kern w:val="0"/>
          <w:lang w:val="zh-CN"/>
        </w:rPr>
        <w:t>。</w:t>
      </w:r>
    </w:p>
    <w:p w14:paraId="57F2BB49">
      <w:pPr>
        <w:autoSpaceDE w:val="0"/>
        <w:autoSpaceDN w:val="0"/>
        <w:adjustRightInd w:val="0"/>
        <w:spacing w:after="200"/>
        <w:ind w:right="-23" w:firstLine="480" w:firstLineChars="200"/>
        <w:jc w:val="left"/>
        <w:rPr>
          <w:rFonts w:hint="eastAsia" w:ascii="仿宋" w:hAnsi="仿宋" w:eastAsia="仿宋" w:cs="仿宋"/>
          <w:kern w:val="0"/>
        </w:rPr>
      </w:pPr>
      <w:r>
        <w:rPr>
          <w:rFonts w:hint="eastAsia" w:ascii="仿宋" w:hAnsi="仿宋" w:eastAsia="仿宋" w:cs="仿宋"/>
          <w:kern w:val="0"/>
          <w:lang w:val="en-US" w:eastAsia="zh-CN"/>
        </w:rPr>
        <w:t>4</w:t>
      </w:r>
      <w:r>
        <w:rPr>
          <w:rFonts w:hint="eastAsia" w:ascii="仿宋" w:hAnsi="仿宋" w:eastAsia="仿宋" w:cs="仿宋"/>
          <w:kern w:val="0"/>
        </w:rPr>
        <w:t>、乙方为甲方提供自本项目验收合格之日起为期一年的免费运维服务；免费运维服务期满后，双方另行协商签订运维服务协议，</w:t>
      </w:r>
      <w:r>
        <w:rPr>
          <w:rFonts w:hint="eastAsia" w:ascii="仿宋" w:hAnsi="仿宋" w:eastAsia="仿宋" w:cs="仿宋"/>
          <w:kern w:val="0"/>
          <w:highlight w:val="none"/>
          <w:lang w:val="en-US" w:eastAsia="zh-CN"/>
        </w:rPr>
        <w:t>运维费用收取标准为【30,000】元/年</w:t>
      </w:r>
      <w:r>
        <w:rPr>
          <w:rFonts w:hint="eastAsia" w:ascii="仿宋" w:hAnsi="仿宋" w:eastAsia="仿宋" w:cs="仿宋"/>
          <w:kern w:val="0"/>
        </w:rPr>
        <w:t>。</w:t>
      </w:r>
    </w:p>
    <w:p w14:paraId="58409F3B">
      <w:pPr>
        <w:autoSpaceDE w:val="0"/>
        <w:autoSpaceDN w:val="0"/>
        <w:adjustRightInd w:val="0"/>
        <w:ind w:right="-23" w:firstLine="480" w:firstLineChars="200"/>
        <w:jc w:val="left"/>
        <w:outlineLvl w:val="1"/>
        <w:rPr>
          <w:rFonts w:hint="eastAsia" w:ascii="仿宋" w:hAnsi="仿宋" w:eastAsia="仿宋" w:cs="仿宋"/>
          <w:kern w:val="0"/>
          <w:lang w:val="zh-CN"/>
        </w:rPr>
      </w:pPr>
      <w:r>
        <w:rPr>
          <w:rFonts w:hint="eastAsia" w:ascii="仿宋" w:hAnsi="仿宋" w:eastAsia="仿宋" w:cs="仿宋"/>
          <w:kern w:val="0"/>
          <w:lang w:val="en-US" w:eastAsia="zh-CN"/>
        </w:rPr>
        <w:t>5</w:t>
      </w:r>
      <w:r>
        <w:rPr>
          <w:rFonts w:hint="eastAsia" w:ascii="仿宋" w:hAnsi="仿宋" w:eastAsia="仿宋" w:cs="仿宋"/>
          <w:kern w:val="0"/>
        </w:rPr>
        <w:t>、乙方</w:t>
      </w:r>
      <w:r>
        <w:rPr>
          <w:rFonts w:hint="eastAsia" w:ascii="仿宋" w:hAnsi="仿宋" w:eastAsia="仿宋" w:cs="仿宋"/>
          <w:kern w:val="0"/>
          <w:lang w:val="zh-CN"/>
        </w:rPr>
        <w:t>提供运维服务的工作时间约定：</w:t>
      </w:r>
    </w:p>
    <w:p w14:paraId="738E89F8">
      <w:pPr>
        <w:autoSpaceDE w:val="0"/>
        <w:autoSpaceDN w:val="0"/>
        <w:adjustRightInd w:val="0"/>
        <w:ind w:right="-23" w:firstLine="480" w:firstLineChars="200"/>
        <w:jc w:val="left"/>
        <w:rPr>
          <w:rFonts w:hint="eastAsia" w:ascii="仿宋" w:hAnsi="仿宋" w:eastAsia="仿宋" w:cs="仿宋"/>
          <w:kern w:val="0"/>
          <w:lang w:val="zh-CN"/>
        </w:rPr>
      </w:pPr>
      <w:r>
        <w:rPr>
          <w:rFonts w:hint="eastAsia" w:ascii="仿宋" w:hAnsi="仿宋" w:eastAsia="仿宋" w:cs="仿宋"/>
          <w:kern w:val="0"/>
          <w:lang w:val="zh-CN"/>
        </w:rPr>
        <w:t>（</w:t>
      </w:r>
      <w:r>
        <w:rPr>
          <w:rFonts w:hint="eastAsia" w:ascii="仿宋" w:hAnsi="仿宋" w:eastAsia="仿宋" w:cs="仿宋"/>
          <w:kern w:val="0"/>
        </w:rPr>
        <w:t>1</w:t>
      </w:r>
      <w:r>
        <w:rPr>
          <w:rFonts w:hint="eastAsia" w:ascii="仿宋" w:hAnsi="仿宋" w:eastAsia="仿宋" w:cs="仿宋"/>
          <w:kern w:val="0"/>
          <w:lang w:val="zh-CN"/>
        </w:rPr>
        <w:t>）日常运维服务（Helpdesk）：周一到周五，8:30—18:30，法定节假日除外；</w:t>
      </w:r>
    </w:p>
    <w:p w14:paraId="262E7323">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lang w:val="zh-CN"/>
        </w:rPr>
        <w:t>（</w:t>
      </w:r>
      <w:r>
        <w:rPr>
          <w:rFonts w:hint="eastAsia" w:ascii="仿宋" w:hAnsi="仿宋" w:eastAsia="仿宋" w:cs="仿宋"/>
          <w:kern w:val="0"/>
        </w:rPr>
        <w:t>2</w:t>
      </w:r>
      <w:r>
        <w:rPr>
          <w:rFonts w:hint="eastAsia" w:ascii="仿宋" w:hAnsi="仿宋" w:eastAsia="仿宋" w:cs="仿宋"/>
          <w:kern w:val="0"/>
          <w:lang w:val="zh-CN"/>
        </w:rPr>
        <w:t>）紧急技术支持（7x24）：周一到周日，0:00—24:00。除400热线以外，</w:t>
      </w:r>
      <w:r>
        <w:rPr>
          <w:rFonts w:hint="eastAsia" w:ascii="仿宋" w:hAnsi="仿宋" w:eastAsia="仿宋" w:cs="仿宋"/>
          <w:kern w:val="0"/>
        </w:rPr>
        <w:t>乙方</w:t>
      </w:r>
      <w:r>
        <w:rPr>
          <w:rFonts w:hint="eastAsia" w:ascii="仿宋" w:hAnsi="仿宋" w:eastAsia="仿宋" w:cs="仿宋"/>
          <w:kern w:val="0"/>
          <w:lang w:val="zh-CN"/>
        </w:rPr>
        <w:t>提供指定客服人员</w:t>
      </w:r>
      <w:commentRangeStart w:id="4"/>
      <w:r>
        <w:rPr>
          <w:rFonts w:hint="eastAsia" w:ascii="仿宋" w:hAnsi="仿宋" w:eastAsia="仿宋" w:cs="仿宋"/>
          <w:kern w:val="0"/>
          <w:highlight w:val="none"/>
          <w:lang w:val="zh-CN"/>
        </w:rPr>
        <w:t>【姓名：</w:t>
      </w:r>
      <w:r>
        <w:rPr>
          <w:rFonts w:hint="eastAsia" w:ascii="仿宋" w:hAnsi="仿宋" w:eastAsia="仿宋" w:cs="仿宋"/>
          <w:kern w:val="0"/>
          <w:highlight w:val="none"/>
          <w:lang w:val="en-US" w:eastAsia="zh-CN"/>
        </w:rPr>
        <w:t xml:space="preserve"> </w:t>
      </w:r>
      <w:r>
        <w:rPr>
          <w:rFonts w:hint="eastAsia" w:ascii="仿宋" w:hAnsi="仿宋" w:eastAsia="仿宋" w:cs="仿宋"/>
          <w:kern w:val="0"/>
          <w:highlight w:val="none"/>
          <w:lang w:val="zh-CN"/>
        </w:rPr>
        <w:t>，邮箱：</w:t>
      </w:r>
      <w:r>
        <w:rPr>
          <w:rFonts w:hint="eastAsia" w:ascii="仿宋" w:hAnsi="仿宋" w:eastAsia="仿宋" w:cs="仿宋"/>
          <w:kern w:val="0"/>
          <w:highlight w:val="none"/>
          <w:lang w:val="en-US" w:eastAsia="zh-CN"/>
        </w:rPr>
        <w:t xml:space="preserve"> </w:t>
      </w:r>
      <w:r>
        <w:rPr>
          <w:rFonts w:hint="eastAsia" w:ascii="仿宋" w:hAnsi="仿宋" w:eastAsia="仿宋" w:cs="仿宋"/>
          <w:kern w:val="0"/>
          <w:highlight w:val="none"/>
          <w:lang w:val="zh-CN"/>
        </w:rPr>
        <w:t>，电话：】</w:t>
      </w:r>
      <w:commentRangeEnd w:id="4"/>
      <w:r>
        <w:commentReference w:id="4"/>
      </w:r>
      <w:r>
        <w:rPr>
          <w:rFonts w:hint="eastAsia" w:ascii="仿宋" w:hAnsi="仿宋" w:eastAsia="仿宋" w:cs="仿宋"/>
          <w:kern w:val="0"/>
          <w:lang w:val="zh-CN"/>
        </w:rPr>
        <w:t>作为服务事项对接窗口。如</w:t>
      </w:r>
      <w:r>
        <w:rPr>
          <w:rFonts w:hint="eastAsia" w:ascii="仿宋" w:hAnsi="仿宋" w:eastAsia="仿宋" w:cs="仿宋"/>
          <w:kern w:val="0"/>
        </w:rPr>
        <w:t>指定客服</w:t>
      </w:r>
      <w:r>
        <w:rPr>
          <w:rFonts w:hint="eastAsia" w:ascii="仿宋" w:hAnsi="仿宋" w:eastAsia="仿宋" w:cs="仿宋"/>
          <w:kern w:val="0"/>
          <w:lang w:val="zh-CN"/>
        </w:rPr>
        <w:t>人员离职，</w:t>
      </w:r>
      <w:r>
        <w:rPr>
          <w:rFonts w:hint="eastAsia" w:ascii="仿宋" w:hAnsi="仿宋" w:eastAsia="仿宋" w:cs="仿宋"/>
          <w:kern w:val="0"/>
        </w:rPr>
        <w:t>乙方</w:t>
      </w:r>
      <w:r>
        <w:rPr>
          <w:rFonts w:hint="eastAsia" w:ascii="仿宋" w:hAnsi="仿宋" w:eastAsia="仿宋" w:cs="仿宋"/>
          <w:kern w:val="0"/>
          <w:lang w:val="zh-CN"/>
        </w:rPr>
        <w:t>须提前30天通知甲方，并提前指定好交接人员并做好相关工作交接。</w:t>
      </w:r>
    </w:p>
    <w:p w14:paraId="1B3C274B">
      <w:pPr>
        <w:autoSpaceDE w:val="0"/>
        <w:autoSpaceDN w:val="0"/>
        <w:adjustRightInd w:val="0"/>
        <w:spacing w:after="200"/>
        <w:ind w:right="-23" w:firstLine="480" w:firstLineChars="200"/>
        <w:jc w:val="left"/>
        <w:rPr>
          <w:rFonts w:hint="eastAsia" w:ascii="仿宋" w:hAnsi="仿宋" w:eastAsia="仿宋" w:cs="仿宋"/>
          <w:kern w:val="0"/>
          <w:lang w:val="en-US" w:eastAsia="zh-CN"/>
        </w:rPr>
      </w:pPr>
      <w:r>
        <w:rPr>
          <w:rFonts w:hint="eastAsia" w:ascii="仿宋" w:hAnsi="仿宋" w:eastAsia="仿宋" w:cs="仿宋"/>
          <w:kern w:val="0"/>
          <w:lang w:val="zh-CN"/>
        </w:rPr>
        <w:t>（</w:t>
      </w:r>
      <w:r>
        <w:rPr>
          <w:rFonts w:hint="eastAsia" w:ascii="仿宋" w:hAnsi="仿宋" w:eastAsia="仿宋" w:cs="仿宋"/>
          <w:kern w:val="0"/>
          <w:lang w:val="en-US" w:eastAsia="zh-CN"/>
        </w:rPr>
        <w:t>3</w:t>
      </w:r>
      <w:r>
        <w:rPr>
          <w:rFonts w:hint="eastAsia" w:ascii="仿宋" w:hAnsi="仿宋" w:eastAsia="仿宋" w:cs="仿宋"/>
          <w:kern w:val="0"/>
          <w:lang w:val="zh-CN"/>
        </w:rPr>
        <w:t>）</w:t>
      </w:r>
      <w:r>
        <w:rPr>
          <w:rFonts w:hint="eastAsia" w:ascii="仿宋" w:hAnsi="仿宋" w:eastAsia="仿宋" w:cs="仿宋"/>
          <w:kern w:val="0"/>
          <w:lang w:val="en-US" w:eastAsia="zh-CN"/>
        </w:rPr>
        <w:t>乙方需在接到甲方需求时30分钟内响应。</w:t>
      </w:r>
    </w:p>
    <w:p w14:paraId="05D07616">
      <w:pPr>
        <w:autoSpaceDE w:val="0"/>
        <w:autoSpaceDN w:val="0"/>
        <w:adjustRightInd w:val="0"/>
        <w:spacing w:after="200"/>
        <w:ind w:right="-23" w:firstLine="480" w:firstLineChars="200"/>
        <w:jc w:val="left"/>
        <w:outlineLvl w:val="1"/>
        <w:rPr>
          <w:rFonts w:hint="eastAsia" w:ascii="仿宋" w:hAnsi="仿宋" w:eastAsia="仿宋" w:cs="仿宋"/>
          <w:kern w:val="0"/>
          <w:lang w:val="zh-CN"/>
        </w:rPr>
      </w:pPr>
      <w:r>
        <w:rPr>
          <w:rFonts w:hint="eastAsia" w:ascii="仿宋" w:hAnsi="仿宋" w:eastAsia="仿宋" w:cs="仿宋"/>
          <w:kern w:val="0"/>
          <w:lang w:val="en-US" w:eastAsia="zh-CN"/>
        </w:rPr>
        <w:t>6</w:t>
      </w:r>
      <w:r>
        <w:rPr>
          <w:rFonts w:hint="eastAsia" w:ascii="仿宋" w:hAnsi="仿宋" w:eastAsia="仿宋" w:cs="仿宋"/>
          <w:kern w:val="0"/>
        </w:rPr>
        <w:t>、乙方</w:t>
      </w:r>
      <w:r>
        <w:rPr>
          <w:rFonts w:hint="eastAsia" w:ascii="仿宋" w:hAnsi="仿宋" w:eastAsia="仿宋" w:cs="仿宋"/>
          <w:kern w:val="0"/>
          <w:lang w:val="zh-CN"/>
        </w:rPr>
        <w:t>提供</w:t>
      </w:r>
      <w:r>
        <w:rPr>
          <w:rFonts w:hint="eastAsia" w:ascii="仿宋" w:hAnsi="仿宋" w:eastAsia="仿宋" w:cs="仿宋"/>
          <w:kern w:val="0"/>
        </w:rPr>
        <w:t>的</w:t>
      </w:r>
      <w:r>
        <w:rPr>
          <w:rFonts w:hint="eastAsia" w:ascii="仿宋" w:hAnsi="仿宋" w:eastAsia="仿宋" w:cs="仿宋"/>
          <w:kern w:val="0"/>
          <w:lang w:val="zh-CN"/>
        </w:rPr>
        <w:t>运维服务涵盖以下内容：</w:t>
      </w:r>
    </w:p>
    <w:p w14:paraId="53F1242A">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lang w:val="zh-CN"/>
        </w:rPr>
        <w:t>（</w:t>
      </w:r>
      <w:r>
        <w:rPr>
          <w:rFonts w:hint="eastAsia" w:ascii="仿宋" w:hAnsi="仿宋" w:eastAsia="仿宋" w:cs="仿宋"/>
          <w:kern w:val="0"/>
        </w:rPr>
        <w:t>1</w:t>
      </w:r>
      <w:r>
        <w:rPr>
          <w:rFonts w:hint="eastAsia" w:ascii="仿宋" w:hAnsi="仿宋" w:eastAsia="仿宋" w:cs="仿宋"/>
          <w:kern w:val="0"/>
          <w:lang w:val="zh-CN"/>
        </w:rPr>
        <w:t>）对于软件在运行中发现的技术故障予以修复；</w:t>
      </w:r>
    </w:p>
    <w:p w14:paraId="1BEEC850">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lang w:val="zh-CN"/>
        </w:rPr>
        <w:t>（</w:t>
      </w:r>
      <w:r>
        <w:rPr>
          <w:rFonts w:hint="eastAsia" w:ascii="仿宋" w:hAnsi="仿宋" w:eastAsia="仿宋" w:cs="仿宋"/>
          <w:kern w:val="0"/>
        </w:rPr>
        <w:t>2</w:t>
      </w:r>
      <w:r>
        <w:rPr>
          <w:rFonts w:hint="eastAsia" w:ascii="仿宋" w:hAnsi="仿宋" w:eastAsia="仿宋" w:cs="仿宋"/>
          <w:kern w:val="0"/>
          <w:lang w:val="zh-CN"/>
        </w:rPr>
        <w:t>）提供技术援助，维护系统处于可操作状态，保证日常操作正常运行；</w:t>
      </w:r>
    </w:p>
    <w:p w14:paraId="5D4AC5BE">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lang w:val="zh-CN"/>
        </w:rPr>
        <w:t>（</w:t>
      </w:r>
      <w:r>
        <w:rPr>
          <w:rFonts w:hint="eastAsia" w:ascii="仿宋" w:hAnsi="仿宋" w:eastAsia="仿宋" w:cs="仿宋"/>
          <w:kern w:val="0"/>
        </w:rPr>
        <w:t>3</w:t>
      </w:r>
      <w:r>
        <w:rPr>
          <w:rFonts w:hint="eastAsia" w:ascii="仿宋" w:hAnsi="仿宋" w:eastAsia="仿宋" w:cs="仿宋"/>
          <w:kern w:val="0"/>
          <w:lang w:val="zh-CN"/>
        </w:rPr>
        <w:t>）提供预防性定期检查服务，保证系统处于工作和可操作状态；</w:t>
      </w:r>
    </w:p>
    <w:p w14:paraId="190B83F0">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lang w:val="zh-CN"/>
        </w:rPr>
        <w:t>（</w:t>
      </w:r>
      <w:r>
        <w:rPr>
          <w:rFonts w:hint="eastAsia" w:ascii="仿宋" w:hAnsi="仿宋" w:eastAsia="仿宋" w:cs="仿宋"/>
          <w:kern w:val="0"/>
        </w:rPr>
        <w:t>4</w:t>
      </w:r>
      <w:r>
        <w:rPr>
          <w:rFonts w:hint="eastAsia" w:ascii="仿宋" w:hAnsi="仿宋" w:eastAsia="仿宋" w:cs="仿宋"/>
          <w:kern w:val="0"/>
          <w:lang w:val="zh-CN"/>
        </w:rPr>
        <w:t>）提供缺陷修复的补丁程序，并且确保</w:t>
      </w:r>
      <w:r>
        <w:rPr>
          <w:rFonts w:hint="eastAsia" w:ascii="仿宋" w:hAnsi="仿宋" w:eastAsia="仿宋" w:cs="仿宋"/>
          <w:kern w:val="0"/>
        </w:rPr>
        <w:t>原有</w:t>
      </w:r>
      <w:r>
        <w:rPr>
          <w:rFonts w:hint="eastAsia" w:ascii="仿宋" w:hAnsi="仿宋" w:eastAsia="仿宋" w:cs="仿宋"/>
          <w:kern w:val="0"/>
          <w:lang w:val="zh-CN"/>
        </w:rPr>
        <w:t>系统功能正常运行；</w:t>
      </w:r>
    </w:p>
    <w:p w14:paraId="078CA04F">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lang w:val="zh-CN"/>
        </w:rPr>
        <w:t>（</w:t>
      </w:r>
      <w:r>
        <w:rPr>
          <w:rFonts w:hint="eastAsia" w:ascii="仿宋" w:hAnsi="仿宋" w:eastAsia="仿宋" w:cs="仿宋"/>
          <w:kern w:val="0"/>
        </w:rPr>
        <w:t>5</w:t>
      </w:r>
      <w:r>
        <w:rPr>
          <w:rFonts w:hint="eastAsia" w:ascii="仿宋" w:hAnsi="仿宋" w:eastAsia="仿宋" w:cs="仿宋"/>
          <w:kern w:val="0"/>
          <w:lang w:val="zh-CN"/>
        </w:rPr>
        <w:t>）对系统的使用中产生的业务问题和技术问题提供咨询；</w:t>
      </w:r>
    </w:p>
    <w:p w14:paraId="5E9C0EAF">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lang w:val="zh-CN"/>
        </w:rPr>
        <w:t>（</w:t>
      </w:r>
      <w:r>
        <w:rPr>
          <w:rFonts w:hint="eastAsia" w:ascii="仿宋" w:hAnsi="仿宋" w:eastAsia="仿宋" w:cs="仿宋"/>
          <w:kern w:val="0"/>
        </w:rPr>
        <w:t>6</w:t>
      </w:r>
      <w:r>
        <w:rPr>
          <w:rFonts w:hint="eastAsia" w:ascii="仿宋" w:hAnsi="仿宋" w:eastAsia="仿宋" w:cs="仿宋"/>
          <w:kern w:val="0"/>
          <w:lang w:val="zh-CN"/>
        </w:rPr>
        <w:t>）提供对于突发事件的应急响应服务。</w:t>
      </w:r>
    </w:p>
    <w:p w14:paraId="0B875246">
      <w:pPr>
        <w:autoSpaceDE w:val="0"/>
        <w:autoSpaceDN w:val="0"/>
        <w:adjustRightInd w:val="0"/>
        <w:ind w:right="-23" w:firstLine="480" w:firstLineChars="200"/>
        <w:jc w:val="left"/>
        <w:outlineLvl w:val="1"/>
        <w:rPr>
          <w:rFonts w:hint="eastAsia" w:ascii="仿宋" w:hAnsi="仿宋" w:eastAsia="仿宋" w:cs="仿宋"/>
          <w:kern w:val="0"/>
          <w:lang w:val="zh-CN"/>
        </w:rPr>
      </w:pPr>
      <w:r>
        <w:rPr>
          <w:rFonts w:hint="eastAsia" w:ascii="仿宋" w:hAnsi="仿宋" w:eastAsia="仿宋" w:cs="仿宋"/>
          <w:kern w:val="0"/>
        </w:rPr>
        <w:t>6、乙方</w:t>
      </w:r>
      <w:r>
        <w:rPr>
          <w:rFonts w:hint="eastAsia" w:ascii="仿宋" w:hAnsi="仿宋" w:eastAsia="仿宋" w:cs="仿宋"/>
          <w:kern w:val="0"/>
          <w:lang w:val="zh-CN"/>
        </w:rPr>
        <w:t>提供应急</w:t>
      </w:r>
      <w:r>
        <w:rPr>
          <w:rFonts w:hint="eastAsia" w:ascii="仿宋" w:hAnsi="仿宋" w:eastAsia="仿宋" w:cs="仿宋"/>
          <w:kern w:val="0"/>
        </w:rPr>
        <w:t>响应</w:t>
      </w:r>
      <w:r>
        <w:rPr>
          <w:rFonts w:hint="eastAsia" w:ascii="仿宋" w:hAnsi="仿宋" w:eastAsia="仿宋" w:cs="仿宋"/>
          <w:kern w:val="0"/>
          <w:lang w:val="zh-CN"/>
        </w:rPr>
        <w:t>服务</w:t>
      </w:r>
      <w:r>
        <w:rPr>
          <w:rFonts w:hint="eastAsia" w:ascii="仿宋" w:hAnsi="仿宋" w:eastAsia="仿宋" w:cs="仿宋"/>
          <w:kern w:val="0"/>
        </w:rPr>
        <w:t>的</w:t>
      </w:r>
      <w:r>
        <w:rPr>
          <w:rFonts w:hint="eastAsia" w:ascii="仿宋" w:hAnsi="仿宋" w:eastAsia="仿宋" w:cs="仿宋"/>
          <w:kern w:val="0"/>
          <w:lang w:val="zh-CN"/>
        </w:rPr>
        <w:t>响应时效</w:t>
      </w:r>
      <w:r>
        <w:rPr>
          <w:rFonts w:hint="eastAsia" w:ascii="仿宋" w:hAnsi="仿宋" w:eastAsia="仿宋" w:cs="仿宋"/>
          <w:kern w:val="0"/>
        </w:rPr>
        <w:t>及</w:t>
      </w:r>
      <w:r>
        <w:rPr>
          <w:rFonts w:hint="eastAsia" w:ascii="仿宋" w:hAnsi="仿宋" w:eastAsia="仿宋" w:cs="仿宋"/>
          <w:kern w:val="0"/>
          <w:lang w:val="zh-CN"/>
        </w:rPr>
        <w:t>问题解决承诺</w:t>
      </w:r>
    </w:p>
    <w:p w14:paraId="6B681E3A">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rPr>
        <w:t>因</w:t>
      </w:r>
      <w:r>
        <w:rPr>
          <w:rFonts w:hint="eastAsia" w:ascii="仿宋" w:hAnsi="仿宋" w:eastAsia="仿宋" w:cs="仿宋"/>
          <w:kern w:val="0"/>
          <w:lang w:val="zh-CN"/>
        </w:rPr>
        <w:t>系统故障导致</w:t>
      </w:r>
      <w:r>
        <w:rPr>
          <w:rFonts w:hint="eastAsia" w:ascii="仿宋" w:hAnsi="仿宋" w:eastAsia="仿宋" w:cs="仿宋"/>
          <w:kern w:val="0"/>
        </w:rPr>
        <w:t>甲方</w:t>
      </w:r>
      <w:r>
        <w:rPr>
          <w:rFonts w:hint="eastAsia" w:ascii="仿宋" w:hAnsi="仿宋" w:eastAsia="仿宋" w:cs="仿宋"/>
          <w:kern w:val="0"/>
          <w:lang w:val="zh-CN"/>
        </w:rPr>
        <w:t>无法</w:t>
      </w:r>
      <w:r>
        <w:rPr>
          <w:rFonts w:hint="eastAsia" w:ascii="仿宋" w:hAnsi="仿宋" w:eastAsia="仿宋" w:cs="仿宋"/>
          <w:kern w:val="0"/>
        </w:rPr>
        <w:t>正常</w:t>
      </w:r>
      <w:r>
        <w:rPr>
          <w:rFonts w:hint="eastAsia" w:ascii="仿宋" w:hAnsi="仿宋" w:eastAsia="仿宋" w:cs="仿宋"/>
          <w:kern w:val="0"/>
          <w:lang w:val="zh-CN"/>
        </w:rPr>
        <w:t>使用系统进行业务处理</w:t>
      </w:r>
      <w:r>
        <w:rPr>
          <w:rFonts w:hint="eastAsia" w:ascii="仿宋" w:hAnsi="仿宋" w:eastAsia="仿宋" w:cs="仿宋"/>
          <w:kern w:val="0"/>
        </w:rPr>
        <w:t>的</w:t>
      </w:r>
      <w:r>
        <w:rPr>
          <w:rFonts w:hint="eastAsia" w:ascii="仿宋" w:hAnsi="仿宋" w:eastAsia="仿宋" w:cs="仿宋"/>
          <w:kern w:val="0"/>
          <w:lang w:val="zh-CN"/>
        </w:rPr>
        <w:t>，</w:t>
      </w:r>
      <w:r>
        <w:rPr>
          <w:rFonts w:hint="eastAsia" w:ascii="仿宋" w:hAnsi="仿宋" w:eastAsia="仿宋" w:cs="仿宋"/>
          <w:kern w:val="0"/>
        </w:rPr>
        <w:t>甲方可向乙方发出</w:t>
      </w:r>
      <w:r>
        <w:rPr>
          <w:rFonts w:hint="eastAsia" w:ascii="仿宋" w:hAnsi="仿宋" w:eastAsia="仿宋" w:cs="仿宋"/>
          <w:kern w:val="0"/>
          <w:lang w:val="zh-CN"/>
        </w:rPr>
        <w:t>应急响应服务请求，</w:t>
      </w:r>
      <w:r>
        <w:rPr>
          <w:rFonts w:hint="eastAsia" w:ascii="仿宋" w:hAnsi="仿宋" w:eastAsia="仿宋" w:cs="仿宋"/>
          <w:kern w:val="0"/>
        </w:rPr>
        <w:t>乙方应在收到甲方请求后的</w:t>
      </w:r>
      <w:r>
        <w:rPr>
          <w:rFonts w:hint="eastAsia" w:ascii="仿宋" w:hAnsi="仿宋" w:eastAsia="仿宋" w:cs="仿宋"/>
          <w:kern w:val="0"/>
          <w:lang w:val="zh-CN"/>
        </w:rPr>
        <w:t>30分钟内组织技术人员通过远程方式进行问题排查，</w:t>
      </w:r>
      <w:r>
        <w:rPr>
          <w:rFonts w:hint="eastAsia" w:ascii="仿宋" w:hAnsi="仿宋" w:eastAsia="仿宋" w:cs="仿宋"/>
          <w:kern w:val="0"/>
        </w:rPr>
        <w:t>并</w:t>
      </w:r>
      <w:r>
        <w:rPr>
          <w:rFonts w:hint="eastAsia" w:ascii="仿宋" w:hAnsi="仿宋" w:eastAsia="仿宋" w:cs="仿宋"/>
          <w:kern w:val="0"/>
          <w:lang w:val="zh-CN"/>
        </w:rPr>
        <w:t>在确认问题后</w:t>
      </w:r>
      <w:r>
        <w:rPr>
          <w:rFonts w:hint="eastAsia" w:ascii="仿宋" w:hAnsi="仿宋" w:eastAsia="仿宋" w:cs="仿宋"/>
          <w:kern w:val="0"/>
        </w:rPr>
        <w:t>的</w:t>
      </w:r>
      <w:r>
        <w:rPr>
          <w:rFonts w:hint="eastAsia" w:ascii="仿宋" w:hAnsi="仿宋" w:eastAsia="仿宋" w:cs="仿宋"/>
          <w:kern w:val="0"/>
          <w:lang w:val="zh-CN"/>
        </w:rPr>
        <w:t>2小时内通过远程方式进行故障修复，恢复系统正常使用。如远程方式无法解决问题</w:t>
      </w:r>
      <w:r>
        <w:rPr>
          <w:rFonts w:hint="eastAsia" w:ascii="仿宋" w:hAnsi="仿宋" w:eastAsia="仿宋" w:cs="仿宋"/>
          <w:kern w:val="0"/>
        </w:rPr>
        <w:t>的</w:t>
      </w:r>
      <w:r>
        <w:rPr>
          <w:rFonts w:hint="eastAsia" w:ascii="仿宋" w:hAnsi="仿宋" w:eastAsia="仿宋" w:cs="仿宋"/>
          <w:kern w:val="0"/>
          <w:lang w:val="zh-CN"/>
        </w:rPr>
        <w:t>，</w:t>
      </w:r>
      <w:r>
        <w:rPr>
          <w:rFonts w:hint="eastAsia" w:ascii="仿宋" w:hAnsi="仿宋" w:eastAsia="仿宋" w:cs="仿宋"/>
          <w:kern w:val="0"/>
        </w:rPr>
        <w:t>乙方应</w:t>
      </w:r>
      <w:r>
        <w:rPr>
          <w:rFonts w:hint="eastAsia" w:ascii="仿宋" w:hAnsi="仿宋" w:eastAsia="仿宋" w:cs="仿宋"/>
          <w:kern w:val="0"/>
          <w:lang w:val="zh-CN"/>
        </w:rPr>
        <w:t>安排技术人员利用可获得的最快交通方式到达</w:t>
      </w:r>
      <w:r>
        <w:rPr>
          <w:rFonts w:hint="eastAsia" w:ascii="仿宋" w:hAnsi="仿宋" w:eastAsia="仿宋" w:cs="仿宋"/>
          <w:kern w:val="0"/>
        </w:rPr>
        <w:t>甲方</w:t>
      </w:r>
      <w:r>
        <w:rPr>
          <w:rFonts w:hint="eastAsia" w:ascii="仿宋" w:hAnsi="仿宋" w:eastAsia="仿宋" w:cs="仿宋"/>
          <w:kern w:val="0"/>
          <w:lang w:val="zh-CN"/>
        </w:rPr>
        <w:t>现场进行故障修复，直至恢复系统正常使用。</w:t>
      </w:r>
    </w:p>
    <w:p w14:paraId="4D699984">
      <w:pPr>
        <w:autoSpaceDE w:val="0"/>
        <w:autoSpaceDN w:val="0"/>
        <w:adjustRightInd w:val="0"/>
        <w:spacing w:after="200"/>
        <w:ind w:right="-23" w:firstLine="480" w:firstLineChars="200"/>
        <w:jc w:val="left"/>
        <w:rPr>
          <w:rFonts w:hint="eastAsia" w:ascii="仿宋" w:hAnsi="仿宋" w:eastAsia="仿宋" w:cs="仿宋"/>
          <w:kern w:val="0"/>
        </w:rPr>
      </w:pPr>
      <w:r>
        <w:rPr>
          <w:rFonts w:hint="eastAsia" w:ascii="仿宋" w:hAnsi="仿宋" w:eastAsia="仿宋" w:cs="仿宋"/>
          <w:kern w:val="0"/>
        </w:rPr>
        <w:t>7、免费运维服务期满后，双方未另行签订运维服务协议的，乙方仍免费为甲方提供</w:t>
      </w:r>
      <w:r>
        <w:rPr>
          <w:rFonts w:hint="eastAsia" w:ascii="仿宋" w:hAnsi="仿宋" w:eastAsia="仿宋" w:cs="仿宋"/>
          <w:kern w:val="0"/>
          <w:lang w:val="zh-CN"/>
        </w:rPr>
        <w:t>软件</w:t>
      </w:r>
      <w:r>
        <w:rPr>
          <w:rFonts w:hint="eastAsia" w:ascii="仿宋" w:hAnsi="仿宋" w:eastAsia="仿宋" w:cs="仿宋"/>
          <w:kern w:val="0"/>
        </w:rPr>
        <w:t>产品的小版本的升级</w:t>
      </w:r>
      <w:r>
        <w:rPr>
          <w:rFonts w:hint="eastAsia" w:ascii="仿宋" w:hAnsi="仿宋" w:eastAsia="仿宋" w:cs="仿宋"/>
          <w:kern w:val="0"/>
          <w:lang w:val="zh-CN"/>
        </w:rPr>
        <w:t>服务。</w:t>
      </w:r>
    </w:p>
    <w:p w14:paraId="7D4AFEDA">
      <w:pPr>
        <w:autoSpaceDE w:val="0"/>
        <w:autoSpaceDN w:val="0"/>
        <w:adjustRightInd w:val="0"/>
        <w:spacing w:after="200"/>
        <w:ind w:right="-22"/>
        <w:jc w:val="left"/>
        <w:outlineLvl w:val="0"/>
        <w:rPr>
          <w:rFonts w:hint="eastAsia" w:ascii="仿宋" w:hAnsi="仿宋" w:eastAsia="仿宋" w:cs="仿宋"/>
          <w:b/>
          <w:bCs/>
          <w:kern w:val="0"/>
        </w:rPr>
      </w:pPr>
      <w:r>
        <w:rPr>
          <w:rFonts w:hint="eastAsia" w:ascii="仿宋" w:hAnsi="仿宋" w:eastAsia="仿宋" w:cs="仿宋"/>
          <w:b/>
          <w:bCs/>
          <w:kern w:val="0"/>
          <w:lang w:val="zh-CN"/>
        </w:rPr>
        <w:t xml:space="preserve">第六条 </w:t>
      </w:r>
      <w:r>
        <w:rPr>
          <w:rFonts w:hint="eastAsia" w:ascii="仿宋" w:hAnsi="仿宋" w:eastAsia="仿宋" w:cs="仿宋"/>
          <w:b/>
          <w:bCs/>
          <w:kern w:val="0"/>
        </w:rPr>
        <w:t>知识产权</w:t>
      </w:r>
    </w:p>
    <w:p w14:paraId="368B3681">
      <w:pPr>
        <w:autoSpaceDE w:val="0"/>
        <w:autoSpaceDN w:val="0"/>
        <w:adjustRightInd w:val="0"/>
        <w:spacing w:after="200"/>
        <w:ind w:right="-22" w:firstLine="480" w:firstLineChars="200"/>
        <w:jc w:val="left"/>
        <w:rPr>
          <w:rFonts w:hint="eastAsia" w:ascii="仿宋" w:hAnsi="仿宋" w:eastAsia="仿宋" w:cs="仿宋"/>
          <w:kern w:val="0"/>
        </w:rPr>
      </w:pPr>
      <w:r>
        <w:rPr>
          <w:rFonts w:hint="eastAsia" w:ascii="仿宋" w:hAnsi="仿宋" w:eastAsia="仿宋" w:cs="仿宋"/>
          <w:kern w:val="0"/>
        </w:rPr>
        <w:t>1、本合同软件产品之著作权属于乙方所有，该权利不因乙方根据本合同向甲方及甲方关联方授予许可使用权利而改变。</w:t>
      </w:r>
    </w:p>
    <w:p w14:paraId="60FA300F">
      <w:pPr>
        <w:autoSpaceDE w:val="0"/>
        <w:autoSpaceDN w:val="0"/>
        <w:adjustRightInd w:val="0"/>
        <w:spacing w:after="200"/>
        <w:ind w:right="-22" w:firstLine="480" w:firstLineChars="200"/>
        <w:jc w:val="left"/>
        <w:rPr>
          <w:rFonts w:hint="eastAsia" w:ascii="仿宋" w:hAnsi="仿宋" w:eastAsia="仿宋" w:cs="仿宋"/>
          <w:kern w:val="0"/>
        </w:rPr>
      </w:pPr>
      <w:r>
        <w:rPr>
          <w:rFonts w:hint="eastAsia" w:ascii="仿宋" w:hAnsi="仿宋" w:eastAsia="仿宋" w:cs="仿宋"/>
          <w:kern w:val="0"/>
        </w:rPr>
        <w:t>2、乙方承诺：乙方对本合同软件产品独立享有合法、完全、无瑕疵的权利，乙方保证不会因本合同而导致甲方受到任何与本合同软件产品知识产权相关的索赔、追诉、权利主张。如甲方遭遇前述情形的，乙方应负责处理，并承担由此产生的全部责任。</w:t>
      </w:r>
    </w:p>
    <w:p w14:paraId="10A55CAC">
      <w:pPr>
        <w:autoSpaceDE w:val="0"/>
        <w:autoSpaceDN w:val="0"/>
        <w:adjustRightInd w:val="0"/>
        <w:spacing w:after="200"/>
        <w:ind w:right="-22" w:firstLine="480" w:firstLineChars="200"/>
        <w:jc w:val="left"/>
        <w:rPr>
          <w:rFonts w:hint="eastAsia" w:ascii="仿宋" w:hAnsi="仿宋" w:eastAsia="仿宋" w:cs="仿宋"/>
          <w:kern w:val="0"/>
        </w:rPr>
      </w:pPr>
      <w:r>
        <w:rPr>
          <w:rFonts w:hint="eastAsia" w:ascii="仿宋" w:hAnsi="仿宋" w:eastAsia="仿宋" w:cs="仿宋"/>
          <w:kern w:val="0"/>
        </w:rPr>
        <w:t>3、乙方违反本合同中关于其知识产权的承诺或约定的造成甲方损失的，甲方有权单方解除本合同，要求乙方退还甲方已支付的本合同价款并向甲方支付相当于合同总金额30%的违约金；上述违约金不足以弥补甲方损失的，乙方还应赔偿甲方实际遭受的损失。</w:t>
      </w:r>
    </w:p>
    <w:p w14:paraId="300DEC99">
      <w:pPr>
        <w:autoSpaceDE w:val="0"/>
        <w:autoSpaceDN w:val="0"/>
        <w:adjustRightInd w:val="0"/>
        <w:spacing w:after="200"/>
        <w:ind w:right="-22" w:firstLine="480" w:firstLineChars="200"/>
        <w:jc w:val="left"/>
        <w:rPr>
          <w:rFonts w:hint="default" w:ascii="仿宋" w:hAnsi="仿宋" w:eastAsia="仿宋" w:cs="仿宋"/>
          <w:kern w:val="0"/>
          <w:lang w:val="en-US" w:eastAsia="zh-CN"/>
        </w:rPr>
      </w:pPr>
      <w:r>
        <w:rPr>
          <w:rFonts w:hint="eastAsia" w:ascii="仿宋" w:hAnsi="仿宋" w:eastAsia="仿宋" w:cs="仿宋"/>
          <w:kern w:val="0"/>
        </w:rPr>
        <w:t>4、乙方承诺：甲方完全拥有在使用本合同软件系统时自身提供的业务资料和输入系统的数据等的所有权</w:t>
      </w:r>
      <w:r>
        <w:rPr>
          <w:rFonts w:hint="eastAsia" w:ascii="仿宋" w:hAnsi="仿宋" w:eastAsia="仿宋" w:cs="仿宋"/>
          <w:kern w:val="0"/>
          <w:lang w:eastAsia="zh-CN"/>
        </w:rPr>
        <w:t>，</w:t>
      </w:r>
      <w:r>
        <w:rPr>
          <w:rFonts w:hint="eastAsia" w:ascii="仿宋" w:hAnsi="仿宋" w:eastAsia="仿宋" w:cs="仿宋"/>
          <w:kern w:val="0"/>
          <w:lang w:val="en-US" w:eastAsia="zh-CN"/>
        </w:rPr>
        <w:t>系统二次开发部分的知识产权归甲方所有</w:t>
      </w:r>
      <w:r>
        <w:rPr>
          <w:rFonts w:hint="eastAsia" w:ascii="仿宋" w:hAnsi="仿宋" w:eastAsia="仿宋" w:cs="仿宋"/>
          <w:kern w:val="0"/>
        </w:rPr>
        <w:t>；除相关法律法规的强制性要求外，未经甲方书面同意，乙方不得使用或向任何第三方提供甲方的运营资料和系统数据等，不得侵犯甲方的合法权益，否则，甲方有权要求乙方赔偿因此给甲方造成的实际损失。</w:t>
      </w:r>
    </w:p>
    <w:p w14:paraId="38B1F255">
      <w:pPr>
        <w:autoSpaceDE w:val="0"/>
        <w:autoSpaceDN w:val="0"/>
        <w:adjustRightInd w:val="0"/>
        <w:spacing w:after="200"/>
        <w:ind w:right="-22" w:firstLine="480" w:firstLineChars="200"/>
        <w:jc w:val="left"/>
        <w:rPr>
          <w:rFonts w:hint="eastAsia" w:ascii="仿宋" w:hAnsi="仿宋" w:eastAsia="仿宋" w:cs="仿宋"/>
          <w:kern w:val="0"/>
          <w:lang w:val="en-US" w:eastAsia="zh-CN"/>
        </w:rPr>
      </w:pPr>
      <w:r>
        <w:rPr>
          <w:rFonts w:hint="eastAsia" w:ascii="仿宋" w:hAnsi="仿宋" w:eastAsia="仿宋" w:cs="仿宋"/>
          <w:kern w:val="0"/>
          <w:lang w:val="en-US" w:eastAsia="zh-CN"/>
        </w:rPr>
        <w:t>5、本条其他未列明事项以附件四约定为准。</w:t>
      </w:r>
    </w:p>
    <w:p w14:paraId="1A2E6D19">
      <w:pPr>
        <w:autoSpaceDE w:val="0"/>
        <w:autoSpaceDN w:val="0"/>
        <w:adjustRightInd w:val="0"/>
        <w:spacing w:after="200"/>
        <w:ind w:right="-22"/>
        <w:jc w:val="left"/>
        <w:outlineLvl w:val="0"/>
        <w:rPr>
          <w:rFonts w:hint="eastAsia" w:ascii="仿宋" w:hAnsi="仿宋" w:eastAsia="仿宋" w:cs="仿宋"/>
          <w:b/>
          <w:bCs/>
          <w:kern w:val="0"/>
        </w:rPr>
      </w:pPr>
      <w:r>
        <w:rPr>
          <w:rFonts w:hint="eastAsia" w:ascii="仿宋" w:hAnsi="仿宋" w:eastAsia="仿宋" w:cs="仿宋"/>
          <w:b/>
          <w:bCs/>
          <w:kern w:val="0"/>
          <w:lang w:val="zh-CN"/>
        </w:rPr>
        <w:t xml:space="preserve">第七条 </w:t>
      </w:r>
      <w:r>
        <w:rPr>
          <w:rFonts w:hint="eastAsia" w:ascii="仿宋" w:hAnsi="仿宋" w:eastAsia="仿宋" w:cs="仿宋"/>
          <w:b/>
          <w:bCs/>
          <w:kern w:val="0"/>
        </w:rPr>
        <w:t>合同变更、解除与终止</w:t>
      </w:r>
    </w:p>
    <w:p w14:paraId="5B3763FF">
      <w:pPr>
        <w:autoSpaceDE w:val="0"/>
        <w:autoSpaceDN w:val="0"/>
        <w:adjustRightInd w:val="0"/>
        <w:spacing w:after="200"/>
        <w:ind w:right="-22" w:firstLine="480" w:firstLineChars="200"/>
        <w:jc w:val="left"/>
        <w:rPr>
          <w:rFonts w:hint="eastAsia" w:ascii="仿宋" w:hAnsi="仿宋" w:eastAsia="仿宋" w:cs="仿宋"/>
          <w:kern w:val="0"/>
          <w:lang w:val="zh-CN"/>
        </w:rPr>
      </w:pPr>
      <w:r>
        <w:rPr>
          <w:rFonts w:hint="eastAsia" w:ascii="仿宋" w:hAnsi="仿宋" w:eastAsia="仿宋" w:cs="仿宋"/>
          <w:kern w:val="0"/>
        </w:rPr>
        <w:t>1、</w:t>
      </w:r>
      <w:r>
        <w:rPr>
          <w:rFonts w:hint="eastAsia" w:ascii="仿宋" w:hAnsi="仿宋" w:eastAsia="仿宋" w:cs="仿宋"/>
          <w:kern w:val="0"/>
          <w:lang w:val="zh-CN"/>
        </w:rPr>
        <w:t>本</w:t>
      </w:r>
      <w:r>
        <w:rPr>
          <w:rFonts w:hint="eastAsia" w:ascii="仿宋" w:hAnsi="仿宋" w:eastAsia="仿宋" w:cs="仿宋"/>
          <w:kern w:val="0"/>
        </w:rPr>
        <w:t>合同</w:t>
      </w:r>
      <w:r>
        <w:rPr>
          <w:rFonts w:hint="eastAsia" w:ascii="仿宋" w:hAnsi="仿宋" w:eastAsia="仿宋" w:cs="仿宋"/>
          <w:kern w:val="0"/>
          <w:lang w:val="zh-CN"/>
        </w:rPr>
        <w:t>生效后，任何一方不得单方变更、解除本</w:t>
      </w:r>
      <w:r>
        <w:rPr>
          <w:rFonts w:hint="eastAsia" w:ascii="仿宋" w:hAnsi="仿宋" w:eastAsia="仿宋" w:cs="仿宋"/>
          <w:kern w:val="0"/>
        </w:rPr>
        <w:t>合同</w:t>
      </w:r>
      <w:r>
        <w:rPr>
          <w:rFonts w:hint="eastAsia" w:ascii="仿宋" w:hAnsi="仿宋" w:eastAsia="仿宋" w:cs="仿宋"/>
          <w:kern w:val="0"/>
          <w:lang w:val="zh-CN"/>
        </w:rPr>
        <w:t>，但本</w:t>
      </w:r>
      <w:r>
        <w:rPr>
          <w:rFonts w:hint="eastAsia" w:ascii="仿宋" w:hAnsi="仿宋" w:eastAsia="仿宋" w:cs="仿宋"/>
          <w:kern w:val="0"/>
        </w:rPr>
        <w:t>合同另有约定</w:t>
      </w:r>
      <w:r>
        <w:rPr>
          <w:rFonts w:hint="eastAsia" w:ascii="仿宋" w:hAnsi="仿宋" w:eastAsia="仿宋" w:cs="仿宋"/>
          <w:kern w:val="0"/>
          <w:lang w:val="zh-CN"/>
        </w:rPr>
        <w:t>或法律法规另有明确规定的除外。</w:t>
      </w:r>
    </w:p>
    <w:p w14:paraId="6CF2F7C3">
      <w:pPr>
        <w:autoSpaceDE w:val="0"/>
        <w:autoSpaceDN w:val="0"/>
        <w:adjustRightInd w:val="0"/>
        <w:spacing w:after="200"/>
        <w:ind w:right="-22" w:firstLine="480" w:firstLineChars="200"/>
        <w:jc w:val="left"/>
        <w:rPr>
          <w:rFonts w:hint="eastAsia" w:ascii="仿宋" w:hAnsi="仿宋" w:eastAsia="仿宋" w:cs="仿宋"/>
          <w:kern w:val="0"/>
          <w:lang w:val="zh-CN"/>
        </w:rPr>
      </w:pPr>
      <w:r>
        <w:rPr>
          <w:rFonts w:hint="eastAsia" w:ascii="仿宋" w:hAnsi="仿宋" w:eastAsia="仿宋" w:cs="仿宋"/>
          <w:kern w:val="0"/>
        </w:rPr>
        <w:t>2、</w:t>
      </w:r>
      <w:r>
        <w:rPr>
          <w:rFonts w:hint="eastAsia" w:ascii="仿宋" w:hAnsi="仿宋" w:eastAsia="仿宋" w:cs="仿宋"/>
          <w:kern w:val="0"/>
          <w:lang w:val="zh-CN"/>
        </w:rPr>
        <w:t>本</w:t>
      </w:r>
      <w:r>
        <w:rPr>
          <w:rFonts w:hint="eastAsia" w:ascii="仿宋" w:hAnsi="仿宋" w:eastAsia="仿宋" w:cs="仿宋"/>
          <w:kern w:val="0"/>
        </w:rPr>
        <w:t>合同</w:t>
      </w:r>
      <w:r>
        <w:rPr>
          <w:rFonts w:hint="eastAsia" w:ascii="仿宋" w:hAnsi="仿宋" w:eastAsia="仿宋" w:cs="仿宋"/>
          <w:kern w:val="0"/>
          <w:lang w:val="zh-CN"/>
        </w:rPr>
        <w:t>存续期间</w:t>
      </w:r>
      <w:r>
        <w:rPr>
          <w:rFonts w:hint="eastAsia" w:ascii="仿宋" w:hAnsi="仿宋" w:eastAsia="仿宋" w:cs="仿宋"/>
          <w:kern w:val="0"/>
        </w:rPr>
        <w:t>对本合同的任何变更，</w:t>
      </w:r>
      <w:r>
        <w:rPr>
          <w:rFonts w:hint="eastAsia" w:ascii="仿宋" w:hAnsi="仿宋" w:eastAsia="仿宋" w:cs="仿宋"/>
          <w:kern w:val="0"/>
          <w:lang w:val="zh-CN"/>
        </w:rPr>
        <w:t>须经甲乙双方共同协商，以书面形式作出补充协议。</w:t>
      </w:r>
    </w:p>
    <w:p w14:paraId="115D27CD">
      <w:pPr>
        <w:autoSpaceDE w:val="0"/>
        <w:autoSpaceDN w:val="0"/>
        <w:adjustRightInd w:val="0"/>
        <w:spacing w:after="200"/>
        <w:ind w:right="-22" w:firstLine="480" w:firstLineChars="200"/>
        <w:jc w:val="left"/>
        <w:outlineLvl w:val="1"/>
        <w:rPr>
          <w:rFonts w:hint="eastAsia" w:ascii="仿宋" w:hAnsi="仿宋" w:eastAsia="仿宋" w:cs="仿宋"/>
          <w:kern w:val="0"/>
          <w:lang w:val="zh-CN"/>
        </w:rPr>
      </w:pPr>
      <w:r>
        <w:rPr>
          <w:rFonts w:hint="eastAsia" w:ascii="仿宋" w:hAnsi="仿宋" w:eastAsia="仿宋" w:cs="仿宋"/>
          <w:kern w:val="0"/>
        </w:rPr>
        <w:t>3、甲乙双方经友好协商一致，可解除本合同。</w:t>
      </w:r>
      <w:r>
        <w:rPr>
          <w:rFonts w:hint="eastAsia" w:ascii="仿宋" w:hAnsi="仿宋" w:eastAsia="仿宋" w:cs="仿宋"/>
          <w:kern w:val="0"/>
          <w:lang w:val="zh-CN"/>
        </w:rPr>
        <w:t xml:space="preserve"> </w:t>
      </w:r>
    </w:p>
    <w:p w14:paraId="24B7AFA6">
      <w:pPr>
        <w:autoSpaceDE w:val="0"/>
        <w:autoSpaceDN w:val="0"/>
        <w:adjustRightInd w:val="0"/>
        <w:spacing w:after="200"/>
        <w:ind w:right="-22" w:firstLine="480" w:firstLineChars="200"/>
        <w:jc w:val="left"/>
        <w:rPr>
          <w:rFonts w:hint="eastAsia" w:ascii="仿宋" w:hAnsi="仿宋" w:eastAsia="仿宋" w:cs="仿宋"/>
          <w:kern w:val="0"/>
          <w:lang w:val="zh-CN"/>
        </w:rPr>
      </w:pPr>
      <w:r>
        <w:rPr>
          <w:rFonts w:hint="eastAsia" w:ascii="仿宋" w:hAnsi="仿宋" w:eastAsia="仿宋" w:cs="仿宋"/>
          <w:kern w:val="0"/>
        </w:rPr>
        <w:t>4、甲乙双方</w:t>
      </w:r>
      <w:r>
        <w:rPr>
          <w:rFonts w:hint="eastAsia" w:ascii="仿宋" w:hAnsi="仿宋" w:eastAsia="仿宋" w:cs="仿宋"/>
          <w:kern w:val="0"/>
          <w:lang w:val="zh-CN"/>
        </w:rPr>
        <w:t>任何一方发生以下</w:t>
      </w:r>
      <w:r>
        <w:rPr>
          <w:rFonts w:hint="eastAsia" w:ascii="仿宋" w:hAnsi="仿宋" w:eastAsia="仿宋" w:cs="仿宋"/>
          <w:kern w:val="0"/>
        </w:rPr>
        <w:t>情形之一</w:t>
      </w:r>
      <w:r>
        <w:rPr>
          <w:rFonts w:hint="eastAsia" w:ascii="仿宋" w:hAnsi="仿宋" w:eastAsia="仿宋" w:cs="仿宋"/>
          <w:kern w:val="0"/>
          <w:lang w:val="zh-CN"/>
        </w:rPr>
        <w:t>时，</w:t>
      </w:r>
      <w:r>
        <w:rPr>
          <w:rFonts w:hint="eastAsia" w:ascii="仿宋" w:hAnsi="仿宋" w:eastAsia="仿宋" w:cs="仿宋"/>
          <w:kern w:val="0"/>
        </w:rPr>
        <w:t>经书面通知另一方</w:t>
      </w:r>
      <w:r>
        <w:rPr>
          <w:rFonts w:hint="eastAsia" w:ascii="仿宋" w:hAnsi="仿宋" w:eastAsia="仿宋" w:cs="仿宋"/>
          <w:kern w:val="0"/>
          <w:lang w:val="zh-CN"/>
        </w:rPr>
        <w:t>可终止本</w:t>
      </w:r>
      <w:r>
        <w:rPr>
          <w:rFonts w:hint="eastAsia" w:ascii="仿宋" w:hAnsi="仿宋" w:eastAsia="仿宋" w:cs="仿宋"/>
          <w:kern w:val="0"/>
        </w:rPr>
        <w:t>合同</w:t>
      </w:r>
      <w:r>
        <w:rPr>
          <w:rFonts w:hint="eastAsia" w:ascii="仿宋" w:hAnsi="仿宋" w:eastAsia="仿宋" w:cs="仿宋"/>
          <w:kern w:val="0"/>
          <w:lang w:val="zh-CN"/>
        </w:rPr>
        <w:t>：</w:t>
      </w:r>
    </w:p>
    <w:p w14:paraId="6A4346EB">
      <w:pPr>
        <w:autoSpaceDE w:val="0"/>
        <w:autoSpaceDN w:val="0"/>
        <w:adjustRightInd w:val="0"/>
        <w:spacing w:after="200"/>
        <w:ind w:right="-22" w:firstLine="480" w:firstLineChars="200"/>
        <w:jc w:val="left"/>
        <w:rPr>
          <w:rFonts w:hint="eastAsia" w:ascii="仿宋" w:hAnsi="仿宋" w:eastAsia="仿宋" w:cs="仿宋"/>
          <w:kern w:val="0"/>
          <w:lang w:val="zh-CN"/>
        </w:rPr>
      </w:pPr>
      <w:r>
        <w:rPr>
          <w:rFonts w:hint="eastAsia" w:ascii="仿宋" w:hAnsi="仿宋" w:eastAsia="仿宋" w:cs="仿宋"/>
          <w:kern w:val="0"/>
          <w:lang w:val="zh-CN"/>
        </w:rPr>
        <w:t>（</w:t>
      </w:r>
      <w:r>
        <w:rPr>
          <w:rFonts w:hint="eastAsia" w:ascii="仿宋" w:hAnsi="仿宋" w:eastAsia="仿宋" w:cs="仿宋"/>
          <w:kern w:val="0"/>
        </w:rPr>
        <w:t>1</w:t>
      </w:r>
      <w:r>
        <w:rPr>
          <w:rFonts w:hint="eastAsia" w:ascii="仿宋" w:hAnsi="仿宋" w:eastAsia="仿宋" w:cs="仿宋"/>
          <w:kern w:val="0"/>
          <w:lang w:val="zh-CN"/>
        </w:rPr>
        <w:t>）</w:t>
      </w:r>
      <w:r>
        <w:rPr>
          <w:rFonts w:hint="eastAsia" w:ascii="仿宋" w:hAnsi="仿宋" w:eastAsia="仿宋" w:cs="仿宋"/>
          <w:kern w:val="0"/>
        </w:rPr>
        <w:t>一方因不可抗力事件不能履行或</w:t>
      </w:r>
      <w:r>
        <w:rPr>
          <w:rFonts w:hint="eastAsia" w:ascii="仿宋" w:hAnsi="仿宋" w:eastAsia="仿宋" w:cs="仿宋"/>
          <w:kern w:val="0"/>
          <w:lang w:val="zh-CN"/>
        </w:rPr>
        <w:t>不能按约定条件履行</w:t>
      </w:r>
      <w:r>
        <w:rPr>
          <w:rFonts w:hint="eastAsia" w:ascii="仿宋" w:hAnsi="仿宋" w:eastAsia="仿宋" w:cs="仿宋"/>
          <w:kern w:val="0"/>
        </w:rPr>
        <w:t>本合同</w:t>
      </w:r>
      <w:r>
        <w:rPr>
          <w:rFonts w:hint="eastAsia" w:ascii="仿宋" w:hAnsi="仿宋" w:eastAsia="仿宋" w:cs="仿宋"/>
          <w:kern w:val="0"/>
          <w:lang w:val="zh-CN"/>
        </w:rPr>
        <w:t>持续</w:t>
      </w:r>
      <w:r>
        <w:rPr>
          <w:rFonts w:hint="eastAsia" w:ascii="仿宋" w:hAnsi="仿宋" w:eastAsia="仿宋" w:cs="仿宋"/>
          <w:kern w:val="0"/>
        </w:rPr>
        <w:t>达</w:t>
      </w:r>
      <w:r>
        <w:rPr>
          <w:rFonts w:hint="eastAsia" w:ascii="仿宋" w:hAnsi="仿宋" w:eastAsia="仿宋" w:cs="仿宋"/>
          <w:kern w:val="0"/>
          <w:lang w:val="zh-CN"/>
        </w:rPr>
        <w:t>30天</w:t>
      </w:r>
      <w:r>
        <w:rPr>
          <w:rFonts w:hint="eastAsia" w:ascii="仿宋" w:hAnsi="仿宋" w:eastAsia="仿宋" w:cs="仿宋"/>
          <w:kern w:val="0"/>
        </w:rPr>
        <w:t>以上的；</w:t>
      </w:r>
    </w:p>
    <w:p w14:paraId="62936A61">
      <w:pPr>
        <w:autoSpaceDE w:val="0"/>
        <w:autoSpaceDN w:val="0"/>
        <w:adjustRightInd w:val="0"/>
        <w:spacing w:after="200"/>
        <w:ind w:right="-22" w:firstLine="480" w:firstLineChars="200"/>
        <w:jc w:val="left"/>
        <w:rPr>
          <w:rFonts w:hint="eastAsia" w:ascii="仿宋" w:hAnsi="仿宋" w:eastAsia="仿宋" w:cs="仿宋"/>
          <w:kern w:val="0"/>
          <w:lang w:val="zh-CN"/>
        </w:rPr>
      </w:pPr>
      <w:r>
        <w:rPr>
          <w:rFonts w:hint="eastAsia" w:ascii="仿宋" w:hAnsi="仿宋" w:eastAsia="仿宋" w:cs="仿宋"/>
          <w:kern w:val="0"/>
          <w:lang w:val="zh-CN"/>
        </w:rPr>
        <w:t>（</w:t>
      </w:r>
      <w:r>
        <w:rPr>
          <w:rFonts w:hint="eastAsia" w:ascii="仿宋" w:hAnsi="仿宋" w:eastAsia="仿宋" w:cs="仿宋"/>
          <w:kern w:val="0"/>
        </w:rPr>
        <w:t>2</w:t>
      </w:r>
      <w:r>
        <w:rPr>
          <w:rFonts w:hint="eastAsia" w:ascii="仿宋" w:hAnsi="仿宋" w:eastAsia="仿宋" w:cs="仿宋"/>
          <w:kern w:val="0"/>
          <w:lang w:val="zh-CN"/>
        </w:rPr>
        <w:t>）一方</w:t>
      </w:r>
      <w:r>
        <w:rPr>
          <w:rFonts w:hint="eastAsia" w:ascii="仿宋" w:hAnsi="仿宋" w:eastAsia="仿宋" w:cs="仿宋"/>
          <w:kern w:val="0"/>
        </w:rPr>
        <w:t>因</w:t>
      </w:r>
      <w:r>
        <w:rPr>
          <w:rFonts w:hint="eastAsia" w:ascii="仿宋" w:hAnsi="仿宋" w:eastAsia="仿宋" w:cs="仿宋"/>
          <w:kern w:val="0"/>
          <w:lang w:val="zh-CN"/>
        </w:rPr>
        <w:t>无偿付能力</w:t>
      </w:r>
      <w:r>
        <w:rPr>
          <w:rFonts w:hint="eastAsia" w:ascii="仿宋" w:hAnsi="仿宋" w:eastAsia="仿宋" w:cs="仿宋"/>
          <w:kern w:val="0"/>
        </w:rPr>
        <w:t>而</w:t>
      </w:r>
      <w:r>
        <w:rPr>
          <w:rFonts w:hint="eastAsia" w:ascii="仿宋" w:hAnsi="仿宋" w:eastAsia="仿宋" w:cs="仿宋"/>
          <w:kern w:val="0"/>
          <w:lang w:val="zh-CN"/>
        </w:rPr>
        <w:t>进入破产、清算、解散或其他类似程序</w:t>
      </w:r>
      <w:r>
        <w:rPr>
          <w:rFonts w:hint="eastAsia" w:ascii="仿宋" w:hAnsi="仿宋" w:eastAsia="仿宋" w:cs="仿宋"/>
          <w:kern w:val="0"/>
        </w:rPr>
        <w:t>的</w:t>
      </w:r>
      <w:r>
        <w:rPr>
          <w:rFonts w:hint="eastAsia" w:ascii="仿宋" w:hAnsi="仿宋" w:eastAsia="仿宋" w:cs="仿宋"/>
          <w:kern w:val="0"/>
          <w:lang w:val="zh-CN"/>
        </w:rPr>
        <w:t>。</w:t>
      </w:r>
    </w:p>
    <w:p w14:paraId="2B1CEB69">
      <w:pPr>
        <w:autoSpaceDE w:val="0"/>
        <w:autoSpaceDN w:val="0"/>
        <w:adjustRightInd w:val="0"/>
        <w:spacing w:after="200"/>
        <w:ind w:right="-22" w:firstLine="480" w:firstLineChars="200"/>
        <w:jc w:val="left"/>
        <w:rPr>
          <w:rFonts w:hint="eastAsia" w:ascii="仿宋" w:hAnsi="仿宋" w:eastAsia="仿宋" w:cs="仿宋"/>
          <w:kern w:val="0"/>
          <w:lang w:val="zh-CN"/>
        </w:rPr>
      </w:pPr>
      <w:r>
        <w:rPr>
          <w:rFonts w:hint="eastAsia" w:ascii="仿宋" w:hAnsi="仿宋" w:eastAsia="仿宋" w:cs="仿宋"/>
          <w:kern w:val="0"/>
        </w:rPr>
        <w:t>5、甲乙双方根据本条第3款、第4款解除或终止本合同的，本合同尚未履行的部分，终止履行；已经履行的部分，双方应在解除或终止时根据履行情况、合同性质及双方责任，协商确定如何结算或承担责任。</w:t>
      </w:r>
    </w:p>
    <w:p w14:paraId="65233CD1">
      <w:pPr>
        <w:autoSpaceDE w:val="0"/>
        <w:autoSpaceDN w:val="0"/>
        <w:adjustRightInd w:val="0"/>
        <w:spacing w:after="200"/>
        <w:ind w:right="-22"/>
        <w:jc w:val="left"/>
        <w:outlineLvl w:val="0"/>
        <w:rPr>
          <w:rFonts w:hint="eastAsia" w:ascii="仿宋" w:hAnsi="仿宋" w:eastAsia="仿宋" w:cs="仿宋"/>
          <w:b/>
          <w:bCs/>
          <w:kern w:val="0"/>
        </w:rPr>
      </w:pPr>
      <w:r>
        <w:rPr>
          <w:rFonts w:hint="eastAsia" w:ascii="仿宋" w:hAnsi="仿宋" w:eastAsia="仿宋" w:cs="仿宋"/>
          <w:b/>
          <w:bCs/>
          <w:kern w:val="0"/>
          <w:lang w:val="zh-CN"/>
        </w:rPr>
        <w:t>第</w:t>
      </w:r>
      <w:r>
        <w:rPr>
          <w:rFonts w:hint="eastAsia" w:ascii="仿宋" w:hAnsi="仿宋" w:eastAsia="仿宋" w:cs="仿宋"/>
          <w:b/>
          <w:bCs/>
          <w:kern w:val="0"/>
        </w:rPr>
        <w:t>八</w:t>
      </w:r>
      <w:r>
        <w:rPr>
          <w:rFonts w:hint="eastAsia" w:ascii="仿宋" w:hAnsi="仿宋" w:eastAsia="仿宋" w:cs="仿宋"/>
          <w:b/>
          <w:bCs/>
          <w:kern w:val="0"/>
          <w:lang w:val="zh-CN"/>
        </w:rPr>
        <w:t xml:space="preserve">条 </w:t>
      </w:r>
      <w:r>
        <w:rPr>
          <w:rFonts w:hint="eastAsia" w:ascii="仿宋" w:hAnsi="仿宋" w:eastAsia="仿宋" w:cs="仿宋"/>
          <w:b/>
          <w:bCs/>
          <w:kern w:val="0"/>
        </w:rPr>
        <w:t>违约责任</w:t>
      </w:r>
    </w:p>
    <w:p w14:paraId="13185585">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lang w:val="zh-CN"/>
        </w:rPr>
        <w:t>1、甲方未按本合同约定</w:t>
      </w:r>
      <w:r>
        <w:rPr>
          <w:rFonts w:hint="eastAsia" w:ascii="仿宋" w:hAnsi="仿宋" w:eastAsia="仿宋" w:cs="仿宋"/>
          <w:kern w:val="0"/>
        </w:rPr>
        <w:t>向乙方支付合同款项的，乙方有权要求甲方</w:t>
      </w:r>
      <w:r>
        <w:rPr>
          <w:rFonts w:hint="eastAsia" w:ascii="仿宋" w:hAnsi="仿宋" w:eastAsia="仿宋" w:cs="仿宋"/>
          <w:kern w:val="0"/>
          <w:lang w:val="zh-CN"/>
        </w:rPr>
        <w:t>按</w:t>
      </w:r>
      <w:r>
        <w:rPr>
          <w:rFonts w:hint="eastAsia" w:ascii="仿宋" w:hAnsi="仿宋" w:eastAsia="仿宋" w:cs="仿宋"/>
          <w:kern w:val="0"/>
        </w:rPr>
        <w:t>应付未付金额的</w:t>
      </w:r>
      <w:r>
        <w:rPr>
          <w:rFonts w:hint="eastAsia" w:ascii="仿宋" w:hAnsi="仿宋" w:eastAsia="仿宋" w:cs="仿宋"/>
          <w:kern w:val="0"/>
          <w:lang w:val="zh-CN"/>
        </w:rPr>
        <w:t>每日万分之五支付违约金。</w:t>
      </w:r>
    </w:p>
    <w:p w14:paraId="284F3A88">
      <w:pPr>
        <w:autoSpaceDE w:val="0"/>
        <w:autoSpaceDN w:val="0"/>
        <w:adjustRightInd w:val="0"/>
        <w:ind w:right="-23" w:firstLine="480" w:firstLineChars="200"/>
        <w:jc w:val="left"/>
        <w:rPr>
          <w:rFonts w:hint="eastAsia" w:ascii="仿宋" w:hAnsi="仿宋" w:eastAsia="仿宋" w:cs="仿宋"/>
          <w:kern w:val="0"/>
        </w:rPr>
      </w:pPr>
      <w:r>
        <w:rPr>
          <w:rFonts w:hint="eastAsia" w:ascii="仿宋" w:hAnsi="仿宋" w:eastAsia="仿宋" w:cs="仿宋"/>
          <w:kern w:val="0"/>
        </w:rPr>
        <w:t>2、</w:t>
      </w:r>
      <w:r>
        <w:rPr>
          <w:rFonts w:hint="eastAsia" w:ascii="仿宋" w:hAnsi="仿宋" w:eastAsia="仿宋" w:cs="仿宋"/>
          <w:kern w:val="0"/>
          <w:lang w:val="zh-CN"/>
        </w:rPr>
        <w:t>乙方未按本合同约定完成项目</w:t>
      </w:r>
      <w:r>
        <w:rPr>
          <w:rFonts w:hint="eastAsia" w:ascii="仿宋" w:hAnsi="仿宋" w:eastAsia="仿宋" w:cs="仿宋"/>
          <w:kern w:val="0"/>
        </w:rPr>
        <w:t>实施计划的，甲方有权选择以下方式之一要求乙方承担违约责任：</w:t>
      </w:r>
    </w:p>
    <w:p w14:paraId="290B3B33">
      <w:pPr>
        <w:autoSpaceDE w:val="0"/>
        <w:autoSpaceDN w:val="0"/>
        <w:adjustRightInd w:val="0"/>
        <w:ind w:right="-23" w:firstLine="480" w:firstLineChars="200"/>
        <w:jc w:val="left"/>
        <w:rPr>
          <w:rFonts w:hint="eastAsia" w:ascii="仿宋" w:hAnsi="仿宋" w:eastAsia="仿宋" w:cs="仿宋"/>
          <w:kern w:val="0"/>
        </w:rPr>
      </w:pPr>
      <w:r>
        <w:rPr>
          <w:rFonts w:hint="eastAsia" w:ascii="仿宋" w:hAnsi="仿宋" w:eastAsia="仿宋" w:cs="仿宋"/>
          <w:kern w:val="0"/>
          <w:lang w:val="zh-CN"/>
        </w:rPr>
        <w:t>（</w:t>
      </w:r>
      <w:r>
        <w:rPr>
          <w:rFonts w:hint="eastAsia" w:ascii="仿宋" w:hAnsi="仿宋" w:eastAsia="仿宋" w:cs="仿宋"/>
          <w:kern w:val="0"/>
        </w:rPr>
        <w:t>1</w:t>
      </w:r>
      <w:r>
        <w:rPr>
          <w:rFonts w:hint="eastAsia" w:ascii="仿宋" w:hAnsi="仿宋" w:eastAsia="仿宋" w:cs="仿宋"/>
          <w:kern w:val="0"/>
          <w:lang w:val="zh-CN"/>
        </w:rPr>
        <w:t>）</w:t>
      </w:r>
      <w:r>
        <w:rPr>
          <w:rFonts w:hint="eastAsia" w:ascii="仿宋" w:hAnsi="仿宋" w:eastAsia="仿宋" w:cs="仿宋"/>
          <w:kern w:val="0"/>
        </w:rPr>
        <w:t>要求乙方</w:t>
      </w:r>
      <w:r>
        <w:rPr>
          <w:rFonts w:hint="eastAsia" w:ascii="仿宋" w:hAnsi="仿宋" w:eastAsia="仿宋" w:cs="仿宋"/>
          <w:kern w:val="0"/>
          <w:lang w:val="zh-CN"/>
        </w:rPr>
        <w:t>按</w:t>
      </w:r>
      <w:r>
        <w:rPr>
          <w:rFonts w:hint="eastAsia" w:ascii="仿宋" w:hAnsi="仿宋" w:eastAsia="仿宋" w:cs="仿宋"/>
          <w:kern w:val="0"/>
        </w:rPr>
        <w:t>本合同总价款的</w:t>
      </w:r>
      <w:r>
        <w:rPr>
          <w:rFonts w:hint="eastAsia" w:ascii="仿宋" w:hAnsi="仿宋" w:eastAsia="仿宋" w:cs="仿宋"/>
          <w:kern w:val="0"/>
          <w:lang w:val="zh-CN"/>
        </w:rPr>
        <w:t>每日万分之五</w:t>
      </w:r>
      <w:r>
        <w:rPr>
          <w:rFonts w:hint="eastAsia" w:ascii="仿宋" w:hAnsi="仿宋" w:eastAsia="仿宋" w:cs="仿宋"/>
          <w:kern w:val="0"/>
        </w:rPr>
        <w:t>向甲方</w:t>
      </w:r>
      <w:r>
        <w:rPr>
          <w:rFonts w:hint="eastAsia" w:ascii="仿宋" w:hAnsi="仿宋" w:eastAsia="仿宋" w:cs="仿宋"/>
          <w:kern w:val="0"/>
          <w:lang w:val="zh-CN"/>
        </w:rPr>
        <w:t>支付违约金，</w:t>
      </w:r>
      <w:r>
        <w:rPr>
          <w:rFonts w:hint="eastAsia" w:ascii="仿宋" w:hAnsi="仿宋" w:eastAsia="仿宋" w:cs="仿宋"/>
          <w:kern w:val="0"/>
        </w:rPr>
        <w:t>直至乙方完成工作内容；</w:t>
      </w:r>
    </w:p>
    <w:p w14:paraId="402ABE29">
      <w:pPr>
        <w:autoSpaceDE w:val="0"/>
        <w:autoSpaceDN w:val="0"/>
        <w:adjustRightInd w:val="0"/>
        <w:ind w:right="-23" w:firstLine="480" w:firstLineChars="200"/>
        <w:jc w:val="left"/>
        <w:rPr>
          <w:rFonts w:hint="eastAsia" w:ascii="仿宋" w:hAnsi="仿宋" w:eastAsia="仿宋" w:cs="仿宋"/>
          <w:kern w:val="0"/>
        </w:rPr>
      </w:pPr>
      <w:r>
        <w:rPr>
          <w:rFonts w:hint="eastAsia" w:ascii="仿宋" w:hAnsi="仿宋" w:eastAsia="仿宋" w:cs="仿宋"/>
          <w:kern w:val="0"/>
        </w:rPr>
        <w:t>（2）</w:t>
      </w:r>
      <w:r>
        <w:rPr>
          <w:rFonts w:hint="eastAsia" w:ascii="仿宋" w:hAnsi="仿宋" w:eastAsia="仿宋" w:cs="仿宋"/>
          <w:kern w:val="0"/>
          <w:lang w:val="zh-CN"/>
        </w:rPr>
        <w:t>甲方有权解除</w:t>
      </w:r>
      <w:r>
        <w:rPr>
          <w:rFonts w:hint="eastAsia" w:ascii="仿宋" w:hAnsi="仿宋" w:eastAsia="仿宋" w:cs="仿宋"/>
          <w:kern w:val="0"/>
        </w:rPr>
        <w:t>本</w:t>
      </w:r>
      <w:r>
        <w:rPr>
          <w:rFonts w:hint="eastAsia" w:ascii="仿宋" w:hAnsi="仿宋" w:eastAsia="仿宋" w:cs="仿宋"/>
          <w:kern w:val="0"/>
          <w:lang w:val="zh-CN"/>
        </w:rPr>
        <w:t>合同，</w:t>
      </w:r>
      <w:r>
        <w:rPr>
          <w:rFonts w:hint="eastAsia" w:ascii="仿宋" w:hAnsi="仿宋" w:eastAsia="仿宋" w:cs="仿宋"/>
          <w:kern w:val="0"/>
        </w:rPr>
        <w:t>要求乙方退还甲方已支付的合同价款并向甲方支付本</w:t>
      </w:r>
      <w:r>
        <w:rPr>
          <w:rFonts w:hint="eastAsia" w:ascii="仿宋" w:hAnsi="仿宋" w:eastAsia="仿宋" w:cs="仿宋"/>
          <w:kern w:val="0"/>
          <w:lang w:val="zh-CN"/>
        </w:rPr>
        <w:t>合同总</w:t>
      </w:r>
      <w:r>
        <w:rPr>
          <w:rFonts w:hint="eastAsia" w:ascii="仿宋" w:hAnsi="仿宋" w:eastAsia="仿宋" w:cs="仿宋"/>
          <w:kern w:val="0"/>
        </w:rPr>
        <w:t>价款的2</w:t>
      </w:r>
      <w:r>
        <w:rPr>
          <w:rFonts w:hint="eastAsia" w:ascii="仿宋" w:hAnsi="仿宋" w:eastAsia="仿宋" w:cs="仿宋"/>
          <w:kern w:val="0"/>
          <w:lang w:val="zh-CN"/>
        </w:rPr>
        <w:t>0%</w:t>
      </w:r>
      <w:r>
        <w:rPr>
          <w:rFonts w:hint="eastAsia" w:ascii="仿宋" w:hAnsi="仿宋" w:eastAsia="仿宋" w:cs="仿宋"/>
          <w:kern w:val="0"/>
        </w:rPr>
        <w:t>作为</w:t>
      </w:r>
      <w:r>
        <w:rPr>
          <w:rFonts w:hint="eastAsia" w:ascii="仿宋" w:hAnsi="仿宋" w:eastAsia="仿宋" w:cs="仿宋"/>
          <w:kern w:val="0"/>
          <w:lang w:val="zh-CN"/>
        </w:rPr>
        <w:t>违约金；</w:t>
      </w:r>
    </w:p>
    <w:p w14:paraId="2C177AA8">
      <w:pPr>
        <w:autoSpaceDE w:val="0"/>
        <w:autoSpaceDN w:val="0"/>
        <w:adjustRightInd w:val="0"/>
        <w:spacing w:after="200"/>
        <w:ind w:right="-23" w:firstLine="480" w:firstLineChars="200"/>
        <w:jc w:val="left"/>
        <w:rPr>
          <w:rFonts w:hint="eastAsia" w:ascii="仿宋" w:hAnsi="仿宋" w:eastAsia="仿宋" w:cs="仿宋"/>
          <w:kern w:val="0"/>
        </w:rPr>
      </w:pPr>
      <w:r>
        <w:rPr>
          <w:rFonts w:hint="eastAsia" w:ascii="仿宋" w:hAnsi="仿宋" w:eastAsia="仿宋" w:cs="仿宋"/>
          <w:kern w:val="0"/>
        </w:rPr>
        <w:t>（3）要求乙方</w:t>
      </w:r>
      <w:r>
        <w:rPr>
          <w:rFonts w:hint="eastAsia" w:ascii="仿宋" w:hAnsi="仿宋" w:eastAsia="仿宋" w:cs="仿宋"/>
          <w:kern w:val="0"/>
          <w:lang w:val="zh-CN"/>
        </w:rPr>
        <w:t>按</w:t>
      </w:r>
      <w:r>
        <w:rPr>
          <w:rFonts w:hint="eastAsia" w:ascii="仿宋" w:hAnsi="仿宋" w:eastAsia="仿宋" w:cs="仿宋"/>
          <w:kern w:val="0"/>
        </w:rPr>
        <w:t>本合同总价款的</w:t>
      </w:r>
      <w:r>
        <w:rPr>
          <w:rFonts w:hint="eastAsia" w:ascii="仿宋" w:hAnsi="仿宋" w:eastAsia="仿宋" w:cs="仿宋"/>
          <w:kern w:val="0"/>
          <w:lang w:val="zh-CN"/>
        </w:rPr>
        <w:t>每日万分之五</w:t>
      </w:r>
      <w:r>
        <w:rPr>
          <w:rFonts w:hint="eastAsia" w:ascii="仿宋" w:hAnsi="仿宋" w:eastAsia="仿宋" w:cs="仿宋"/>
          <w:kern w:val="0"/>
        </w:rPr>
        <w:t>向甲方</w:t>
      </w:r>
      <w:r>
        <w:rPr>
          <w:rFonts w:hint="eastAsia" w:ascii="仿宋" w:hAnsi="仿宋" w:eastAsia="仿宋" w:cs="仿宋"/>
          <w:kern w:val="0"/>
          <w:lang w:val="zh-CN"/>
        </w:rPr>
        <w:t>支付违约金，</w:t>
      </w:r>
      <w:r>
        <w:rPr>
          <w:rFonts w:hint="eastAsia" w:ascii="仿宋" w:hAnsi="仿宋" w:eastAsia="仿宋" w:cs="仿宋"/>
          <w:kern w:val="0"/>
        </w:rPr>
        <w:t>并有权根据乙方后续工作内容的完成进度单方决定是否执行本款第（2）项措施。</w:t>
      </w:r>
    </w:p>
    <w:p w14:paraId="506C75D0">
      <w:pPr>
        <w:autoSpaceDE w:val="0"/>
        <w:autoSpaceDN w:val="0"/>
        <w:adjustRightInd w:val="0"/>
        <w:spacing w:after="200"/>
        <w:ind w:right="-23" w:firstLine="480" w:firstLineChars="200"/>
        <w:jc w:val="left"/>
        <w:rPr>
          <w:rFonts w:hint="eastAsia" w:ascii="仿宋" w:hAnsi="仿宋" w:eastAsia="仿宋" w:cs="仿宋"/>
          <w:kern w:val="0"/>
          <w:highlight w:val="none"/>
          <w:lang w:val="en-US" w:eastAsia="zh-CN"/>
        </w:rPr>
      </w:pPr>
      <w:r>
        <w:rPr>
          <w:rFonts w:hint="eastAsia" w:ascii="仿宋" w:hAnsi="仿宋" w:eastAsia="仿宋" w:cs="仿宋"/>
          <w:kern w:val="0"/>
          <w:highlight w:val="none"/>
        </w:rPr>
        <w:t>3、</w:t>
      </w:r>
      <w:r>
        <w:rPr>
          <w:rFonts w:hint="eastAsia" w:ascii="仿宋" w:hAnsi="仿宋" w:eastAsia="仿宋" w:cs="仿宋"/>
          <w:kern w:val="0"/>
          <w:highlight w:val="none"/>
          <w:lang w:val="en-US" w:eastAsia="zh-CN"/>
        </w:rPr>
        <w:t>乙方违反本合同第三条第4款承诺的，应按照实施服务费用的5%向甲方支付违约金。</w:t>
      </w:r>
    </w:p>
    <w:p w14:paraId="487F98D4">
      <w:pPr>
        <w:autoSpaceDE w:val="0"/>
        <w:autoSpaceDN w:val="0"/>
        <w:adjustRightInd w:val="0"/>
        <w:spacing w:after="200"/>
        <w:ind w:right="-23" w:firstLine="480" w:firstLineChars="200"/>
        <w:jc w:val="left"/>
        <w:rPr>
          <w:rFonts w:hint="eastAsia" w:ascii="仿宋" w:hAnsi="仿宋" w:eastAsia="仿宋" w:cs="仿宋"/>
          <w:kern w:val="0"/>
        </w:rPr>
      </w:pPr>
      <w:r>
        <w:rPr>
          <w:rFonts w:hint="eastAsia" w:ascii="仿宋" w:hAnsi="仿宋" w:eastAsia="仿宋" w:cs="仿宋"/>
          <w:kern w:val="0"/>
          <w:lang w:val="en-US" w:eastAsia="zh-CN"/>
        </w:rPr>
        <w:t>4</w:t>
      </w:r>
      <w:r>
        <w:rPr>
          <w:rFonts w:hint="eastAsia" w:ascii="仿宋" w:hAnsi="仿宋" w:eastAsia="仿宋" w:cs="仿宋"/>
          <w:kern w:val="0"/>
        </w:rPr>
        <w:t>、除本合同另有约定外，乙方在本合同履行过程中发生其他违反本合同约定的行为的，甲方有权单方解除本合同，要求乙方退还甲方已支付的本合同价款并向甲方支付本</w:t>
      </w:r>
      <w:r>
        <w:rPr>
          <w:rFonts w:hint="eastAsia" w:ascii="仿宋" w:hAnsi="仿宋" w:eastAsia="仿宋" w:cs="仿宋"/>
          <w:kern w:val="0"/>
          <w:lang w:val="zh-CN"/>
        </w:rPr>
        <w:t>合同总</w:t>
      </w:r>
      <w:r>
        <w:rPr>
          <w:rFonts w:hint="eastAsia" w:ascii="仿宋" w:hAnsi="仿宋" w:eastAsia="仿宋" w:cs="仿宋"/>
          <w:kern w:val="0"/>
        </w:rPr>
        <w:t>价款的2</w:t>
      </w:r>
      <w:r>
        <w:rPr>
          <w:rFonts w:hint="eastAsia" w:ascii="仿宋" w:hAnsi="仿宋" w:eastAsia="仿宋" w:cs="仿宋"/>
          <w:kern w:val="0"/>
          <w:lang w:val="zh-CN"/>
        </w:rPr>
        <w:t>0%</w:t>
      </w:r>
      <w:r>
        <w:rPr>
          <w:rFonts w:hint="eastAsia" w:ascii="仿宋" w:hAnsi="仿宋" w:eastAsia="仿宋" w:cs="仿宋"/>
          <w:kern w:val="0"/>
        </w:rPr>
        <w:t>作为</w:t>
      </w:r>
      <w:r>
        <w:rPr>
          <w:rFonts w:hint="eastAsia" w:ascii="仿宋" w:hAnsi="仿宋" w:eastAsia="仿宋" w:cs="仿宋"/>
          <w:kern w:val="0"/>
          <w:lang w:val="zh-CN"/>
        </w:rPr>
        <w:t>违约金。</w:t>
      </w:r>
    </w:p>
    <w:p w14:paraId="7A24284C">
      <w:pPr>
        <w:autoSpaceDE w:val="0"/>
        <w:autoSpaceDN w:val="0"/>
        <w:adjustRightInd w:val="0"/>
        <w:spacing w:after="200"/>
        <w:ind w:right="-23" w:firstLine="480" w:firstLineChars="200"/>
        <w:jc w:val="left"/>
        <w:rPr>
          <w:rFonts w:hint="eastAsia" w:ascii="仿宋" w:hAnsi="仿宋" w:eastAsia="仿宋" w:cs="仿宋"/>
          <w:kern w:val="0"/>
          <w:highlight w:val="yellow"/>
        </w:rPr>
      </w:pPr>
      <w:r>
        <w:rPr>
          <w:rFonts w:hint="eastAsia" w:ascii="仿宋" w:hAnsi="仿宋" w:eastAsia="仿宋" w:cs="仿宋"/>
          <w:kern w:val="0"/>
          <w:lang w:val="en-US" w:eastAsia="zh-CN"/>
        </w:rPr>
        <w:t>5</w:t>
      </w:r>
      <w:r>
        <w:rPr>
          <w:rFonts w:hint="eastAsia" w:ascii="仿宋" w:hAnsi="仿宋" w:eastAsia="仿宋" w:cs="仿宋"/>
          <w:kern w:val="0"/>
        </w:rPr>
        <w:t>、</w:t>
      </w:r>
      <w:r>
        <w:rPr>
          <w:rFonts w:hint="eastAsia" w:ascii="仿宋" w:hAnsi="仿宋" w:eastAsia="仿宋" w:cs="仿宋"/>
          <w:kern w:val="0"/>
          <w:lang w:val="zh-CN"/>
        </w:rPr>
        <w:t>双方在</w:t>
      </w:r>
      <w:r>
        <w:rPr>
          <w:rFonts w:hint="eastAsia" w:ascii="仿宋" w:hAnsi="仿宋" w:eastAsia="仿宋" w:cs="仿宋"/>
          <w:kern w:val="0"/>
        </w:rPr>
        <w:t>履行</w:t>
      </w:r>
      <w:r>
        <w:rPr>
          <w:rFonts w:hint="eastAsia" w:ascii="仿宋" w:hAnsi="仿宋" w:eastAsia="仿宋" w:cs="仿宋"/>
          <w:kern w:val="0"/>
          <w:lang w:val="zh-CN"/>
        </w:rPr>
        <w:t>本合同过程中，任何一方违反本合同</w:t>
      </w:r>
      <w:r>
        <w:rPr>
          <w:rFonts w:hint="eastAsia" w:ascii="仿宋" w:hAnsi="仿宋" w:eastAsia="仿宋" w:cs="仿宋"/>
          <w:kern w:val="0"/>
        </w:rPr>
        <w:t>任何</w:t>
      </w:r>
      <w:r>
        <w:rPr>
          <w:rFonts w:hint="eastAsia" w:ascii="仿宋" w:hAnsi="仿宋" w:eastAsia="仿宋" w:cs="仿宋"/>
          <w:kern w:val="0"/>
          <w:lang w:val="zh-CN"/>
        </w:rPr>
        <w:t>约定</w:t>
      </w:r>
      <w:r>
        <w:rPr>
          <w:rFonts w:hint="eastAsia" w:ascii="仿宋" w:hAnsi="仿宋" w:eastAsia="仿宋" w:cs="仿宋"/>
          <w:kern w:val="0"/>
        </w:rPr>
        <w:t>之行为</w:t>
      </w:r>
      <w:r>
        <w:rPr>
          <w:rFonts w:hint="eastAsia" w:ascii="仿宋" w:hAnsi="仿宋" w:eastAsia="仿宋" w:cs="仿宋"/>
          <w:kern w:val="0"/>
          <w:lang w:val="zh-CN"/>
        </w:rPr>
        <w:t>，均为违约。违约方</w:t>
      </w:r>
      <w:r>
        <w:rPr>
          <w:rFonts w:hint="eastAsia" w:ascii="仿宋" w:hAnsi="仿宋" w:eastAsia="仿宋" w:cs="仿宋"/>
          <w:kern w:val="0"/>
        </w:rPr>
        <w:t>应根据本合同约定或法律规定向守约方承担违约责任；如本合同违约金不足以弥补守约方因违约行为遭受的全部损失的，违约方应就守约方的全部损失承担赔偿责任；守约方的全部损失包括但不限于为履行本合同支付的款项或费用、为主张本合同项下的权利所支付的费用（包括</w:t>
      </w:r>
      <w:r>
        <w:rPr>
          <w:rFonts w:hint="eastAsia" w:ascii="仿宋" w:hAnsi="仿宋" w:eastAsia="仿宋" w:cs="仿宋"/>
          <w:kern w:val="0"/>
          <w:lang w:val="zh-CN"/>
        </w:rPr>
        <w:t>但不限于仲裁费、诉讼费、律师费、差旅费、</w:t>
      </w:r>
      <w:r>
        <w:rPr>
          <w:rFonts w:hint="eastAsia" w:ascii="仿宋" w:hAnsi="仿宋" w:eastAsia="仿宋" w:cs="仿宋"/>
          <w:kern w:val="0"/>
        </w:rPr>
        <w:t>鉴定费、公证费</w:t>
      </w:r>
      <w:r>
        <w:rPr>
          <w:rFonts w:hint="eastAsia" w:ascii="仿宋" w:hAnsi="仿宋" w:eastAsia="仿宋" w:cs="仿宋"/>
          <w:kern w:val="0"/>
          <w:lang w:val="zh-CN"/>
        </w:rPr>
        <w:t>等</w:t>
      </w:r>
      <w:r>
        <w:rPr>
          <w:rFonts w:hint="eastAsia" w:ascii="仿宋" w:hAnsi="仿宋" w:eastAsia="仿宋" w:cs="仿宋"/>
          <w:kern w:val="0"/>
        </w:rPr>
        <w:t>）等</w:t>
      </w:r>
      <w:r>
        <w:rPr>
          <w:rFonts w:hint="eastAsia" w:ascii="仿宋" w:hAnsi="仿宋" w:eastAsia="仿宋" w:cs="仿宋"/>
          <w:kern w:val="0"/>
          <w:lang w:val="zh-CN"/>
        </w:rPr>
        <w:t>。</w:t>
      </w:r>
    </w:p>
    <w:p w14:paraId="4B56C40A">
      <w:pPr>
        <w:autoSpaceDE w:val="0"/>
        <w:autoSpaceDN w:val="0"/>
        <w:adjustRightInd w:val="0"/>
        <w:spacing w:after="200"/>
        <w:ind w:right="-22"/>
        <w:jc w:val="left"/>
        <w:outlineLvl w:val="0"/>
        <w:rPr>
          <w:rFonts w:hint="eastAsia" w:ascii="仿宋" w:hAnsi="仿宋" w:eastAsia="仿宋" w:cs="仿宋"/>
          <w:b/>
          <w:bCs/>
          <w:kern w:val="0"/>
        </w:rPr>
      </w:pPr>
      <w:r>
        <w:rPr>
          <w:rFonts w:hint="eastAsia" w:ascii="仿宋" w:hAnsi="仿宋" w:eastAsia="仿宋" w:cs="仿宋"/>
          <w:b/>
          <w:bCs/>
          <w:kern w:val="0"/>
          <w:lang w:val="zh-CN"/>
        </w:rPr>
        <w:t>第</w:t>
      </w:r>
      <w:r>
        <w:rPr>
          <w:rFonts w:hint="eastAsia" w:ascii="仿宋" w:hAnsi="仿宋" w:eastAsia="仿宋" w:cs="仿宋"/>
          <w:b/>
          <w:bCs/>
          <w:kern w:val="0"/>
        </w:rPr>
        <w:t>九</w:t>
      </w:r>
      <w:r>
        <w:rPr>
          <w:rFonts w:hint="eastAsia" w:ascii="仿宋" w:hAnsi="仿宋" w:eastAsia="仿宋" w:cs="仿宋"/>
          <w:b/>
          <w:bCs/>
          <w:kern w:val="0"/>
          <w:lang w:val="zh-CN"/>
        </w:rPr>
        <w:t xml:space="preserve">条 </w:t>
      </w:r>
      <w:r>
        <w:rPr>
          <w:rFonts w:hint="eastAsia" w:ascii="仿宋" w:hAnsi="仿宋" w:eastAsia="仿宋" w:cs="仿宋"/>
          <w:b/>
          <w:bCs/>
          <w:kern w:val="0"/>
        </w:rPr>
        <w:t>不可抗力</w:t>
      </w:r>
    </w:p>
    <w:p w14:paraId="1FF36B85">
      <w:pPr>
        <w:autoSpaceDE w:val="0"/>
        <w:autoSpaceDN w:val="0"/>
        <w:adjustRightInd w:val="0"/>
        <w:spacing w:after="200"/>
        <w:ind w:right="-23" w:firstLine="480" w:firstLineChars="200"/>
        <w:jc w:val="left"/>
        <w:rPr>
          <w:rFonts w:hint="eastAsia" w:ascii="仿宋" w:hAnsi="仿宋" w:eastAsia="仿宋" w:cs="仿宋"/>
          <w:kern w:val="0"/>
        </w:rPr>
      </w:pPr>
      <w:r>
        <w:rPr>
          <w:rFonts w:hint="eastAsia" w:ascii="仿宋" w:hAnsi="仿宋" w:eastAsia="仿宋" w:cs="仿宋"/>
          <w:kern w:val="0"/>
        </w:rPr>
        <w:t>1、不可抗力是指双方在签署本合同时不能预见、不能避免并不能克服的客观情况，包括地震、台风、水灾、火灾等自然灾害，以及对整个社会普遍发生影响的法律环境变更、政府行为、战争、瘟疫等。</w:t>
      </w:r>
    </w:p>
    <w:p w14:paraId="32498593">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rPr>
        <w:t>2、任何一方因不可抗力事件不能履行或</w:t>
      </w:r>
      <w:r>
        <w:rPr>
          <w:rFonts w:hint="eastAsia" w:ascii="仿宋" w:hAnsi="仿宋" w:eastAsia="仿宋" w:cs="仿宋"/>
          <w:kern w:val="0"/>
          <w:lang w:val="zh-CN"/>
        </w:rPr>
        <w:t>不能按约定条件履行</w:t>
      </w:r>
      <w:r>
        <w:rPr>
          <w:rFonts w:hint="eastAsia" w:ascii="仿宋" w:hAnsi="仿宋" w:eastAsia="仿宋" w:cs="仿宋"/>
          <w:kern w:val="0"/>
        </w:rPr>
        <w:t>本合同</w:t>
      </w:r>
      <w:r>
        <w:rPr>
          <w:rFonts w:hint="eastAsia" w:ascii="仿宋" w:hAnsi="仿宋" w:eastAsia="仿宋" w:cs="仿宋"/>
          <w:kern w:val="0"/>
          <w:lang w:val="zh-CN"/>
        </w:rPr>
        <w:t>时</w:t>
      </w:r>
      <w:r>
        <w:rPr>
          <w:rFonts w:hint="eastAsia" w:ascii="仿宋" w:hAnsi="仿宋" w:eastAsia="仿宋" w:cs="仿宋"/>
          <w:kern w:val="0"/>
        </w:rPr>
        <w:t>，应立即以书面形式通知对方，并在不可抗力发生后的10日内向对方提供</w:t>
      </w:r>
      <w:r>
        <w:rPr>
          <w:rFonts w:hint="eastAsia" w:ascii="仿宋" w:hAnsi="仿宋" w:eastAsia="仿宋" w:cs="仿宋"/>
          <w:kern w:val="0"/>
          <w:lang w:val="zh-CN"/>
        </w:rPr>
        <w:t>不可抗力详情及</w:t>
      </w:r>
      <w:r>
        <w:rPr>
          <w:rFonts w:hint="eastAsia" w:ascii="仿宋" w:hAnsi="仿宋" w:eastAsia="仿宋" w:cs="仿宋"/>
          <w:kern w:val="0"/>
        </w:rPr>
        <w:t>本</w:t>
      </w:r>
      <w:r>
        <w:rPr>
          <w:rFonts w:hint="eastAsia" w:ascii="仿宋" w:hAnsi="仿宋" w:eastAsia="仿宋" w:cs="仿宋"/>
          <w:kern w:val="0"/>
          <w:lang w:val="zh-CN"/>
        </w:rPr>
        <w:t>合同不能履行、部分不能履行或需要延期履行理由的有效证明文件。</w:t>
      </w:r>
    </w:p>
    <w:p w14:paraId="2B100FCE">
      <w:pPr>
        <w:autoSpaceDE w:val="0"/>
        <w:autoSpaceDN w:val="0"/>
        <w:adjustRightInd w:val="0"/>
        <w:spacing w:after="200"/>
        <w:ind w:right="-23" w:firstLine="480" w:firstLineChars="200"/>
        <w:jc w:val="left"/>
        <w:rPr>
          <w:rFonts w:hint="eastAsia" w:ascii="仿宋" w:hAnsi="仿宋" w:eastAsia="仿宋" w:cs="仿宋"/>
          <w:kern w:val="0"/>
        </w:rPr>
      </w:pPr>
      <w:r>
        <w:rPr>
          <w:rFonts w:hint="eastAsia" w:ascii="仿宋" w:hAnsi="仿宋" w:eastAsia="仿宋" w:cs="仿宋"/>
          <w:kern w:val="0"/>
        </w:rPr>
        <w:t>3、受不可抗力事件影响的一方应迅速采取合理措施，将因不可抗力事件给各方带来的损失</w:t>
      </w:r>
      <w:r>
        <w:rPr>
          <w:rFonts w:hint="eastAsia" w:ascii="仿宋" w:hAnsi="仿宋" w:eastAsia="仿宋" w:cs="仿宋"/>
          <w:kern w:val="0"/>
          <w:lang w:val="zh-CN"/>
        </w:rPr>
        <w:t>降到最低；</w:t>
      </w:r>
      <w:r>
        <w:rPr>
          <w:rFonts w:hint="eastAsia" w:ascii="仿宋" w:hAnsi="仿宋" w:eastAsia="仿宋" w:cs="仿宋"/>
          <w:kern w:val="0"/>
        </w:rPr>
        <w:t>如因其未能尽合理努力而导致对方因不可抗力遭受的损失扩大的，则遭受不可抗力的一方应就扩大的损失向对方承担赔偿责任。</w:t>
      </w:r>
    </w:p>
    <w:p w14:paraId="4286598C">
      <w:pPr>
        <w:autoSpaceDE w:val="0"/>
        <w:autoSpaceDN w:val="0"/>
        <w:adjustRightInd w:val="0"/>
        <w:spacing w:after="200"/>
        <w:ind w:right="-22"/>
        <w:jc w:val="left"/>
        <w:outlineLvl w:val="0"/>
        <w:rPr>
          <w:rFonts w:hint="eastAsia" w:ascii="仿宋" w:hAnsi="仿宋" w:eastAsia="仿宋" w:cs="仿宋"/>
          <w:b/>
          <w:bCs/>
          <w:kern w:val="0"/>
        </w:rPr>
      </w:pPr>
      <w:r>
        <w:rPr>
          <w:rFonts w:hint="eastAsia" w:ascii="仿宋" w:hAnsi="仿宋" w:eastAsia="仿宋" w:cs="仿宋"/>
          <w:b/>
          <w:bCs/>
          <w:kern w:val="0"/>
        </w:rPr>
        <w:t>第十条 保密</w:t>
      </w:r>
    </w:p>
    <w:p w14:paraId="42F38BA6">
      <w:pPr>
        <w:autoSpaceDE w:val="0"/>
        <w:autoSpaceDN w:val="0"/>
        <w:adjustRightInd w:val="0"/>
        <w:ind w:right="-23" w:firstLine="480" w:firstLineChars="200"/>
        <w:jc w:val="left"/>
        <w:rPr>
          <w:rFonts w:hint="eastAsia" w:ascii="仿宋" w:hAnsi="仿宋" w:eastAsia="仿宋" w:cs="仿宋"/>
          <w:kern w:val="0"/>
          <w:lang w:val="zh-CN"/>
        </w:rPr>
      </w:pPr>
      <w:r>
        <w:rPr>
          <w:rFonts w:hint="eastAsia" w:ascii="仿宋" w:hAnsi="仿宋" w:eastAsia="仿宋" w:cs="仿宋"/>
          <w:kern w:val="0"/>
        </w:rPr>
        <w:t>1</w:t>
      </w:r>
      <w:r>
        <w:rPr>
          <w:rFonts w:hint="eastAsia" w:ascii="仿宋" w:hAnsi="仿宋" w:eastAsia="仿宋" w:cs="仿宋"/>
          <w:kern w:val="0"/>
          <w:lang w:val="zh-CN"/>
        </w:rPr>
        <w:t>、保密信息是指：提供方（</w:t>
      </w:r>
      <w:r>
        <w:rPr>
          <w:rFonts w:hint="eastAsia" w:ascii="仿宋" w:hAnsi="仿宋" w:eastAsia="仿宋" w:cs="仿宋"/>
          <w:kern w:val="0"/>
        </w:rPr>
        <w:t>包括提供方的关联方</w:t>
      </w:r>
      <w:r>
        <w:rPr>
          <w:rFonts w:hint="eastAsia" w:ascii="仿宋" w:hAnsi="仿宋" w:eastAsia="仿宋" w:cs="仿宋"/>
          <w:kern w:val="0"/>
          <w:lang w:val="zh-CN"/>
        </w:rPr>
        <w:t>）向接受方披露的任何有关发明、发明专利说明书、工序、系统、方法、公式、装置、专利、专利申请、商标、知识产权、工具、物料、产品信息、模式、汇编、程序、技术、序列、设计、研究或开发活动和方案、规格、计算机程序、生产成本、价格或其他财务数据、销量、推广方法、营销方案、客户或人员的等级、名单、供应商名单、业务方案、商机或财务报表等的非公开信息。无论以何种形式或载于何种载体，无论在披露时是否以口头、图像或以书面方式表明其具有保密性。</w:t>
      </w:r>
    </w:p>
    <w:p w14:paraId="3E09E35B">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lang w:val="zh-CN"/>
        </w:rPr>
        <w:t>上述保密信息可以以数据、文字及记载上述内容的书面资料、录音资料、录像资料、光盘、软件、图书等有形媒介体现，也可通过口头等视听形式传递。</w:t>
      </w:r>
    </w:p>
    <w:p w14:paraId="0AFF8A36">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rPr>
        <w:t>2</w:t>
      </w:r>
      <w:r>
        <w:rPr>
          <w:rFonts w:hint="eastAsia" w:ascii="仿宋" w:hAnsi="仿宋" w:eastAsia="仿宋" w:cs="仿宋"/>
          <w:kern w:val="0"/>
          <w:lang w:val="zh-CN"/>
        </w:rPr>
        <w:t>、接受方承担保密义务的范围不包括：（1）接受方在收到保密信息之前已合法知悉的信息且该信息不受保密义务约束；（2）非因接受方违约而成为公众信息的信息；（3）接受方没有利用任何保密信息而合法独立开发或通过信息数据分析而获知的信息。</w:t>
      </w:r>
    </w:p>
    <w:p w14:paraId="0B82C546">
      <w:pPr>
        <w:autoSpaceDE w:val="0"/>
        <w:autoSpaceDN w:val="0"/>
        <w:adjustRightInd w:val="0"/>
        <w:spacing w:after="200"/>
        <w:ind w:right="-23" w:firstLine="480" w:firstLineChars="200"/>
        <w:jc w:val="left"/>
        <w:rPr>
          <w:rFonts w:hint="eastAsia" w:ascii="仿宋" w:hAnsi="仿宋" w:eastAsia="仿宋" w:cs="仿宋"/>
          <w:kern w:val="0"/>
        </w:rPr>
      </w:pPr>
      <w:r>
        <w:rPr>
          <w:rFonts w:hint="eastAsia" w:ascii="仿宋" w:hAnsi="仿宋" w:eastAsia="仿宋" w:cs="仿宋"/>
          <w:kern w:val="0"/>
        </w:rPr>
        <w:t>3、甲乙双方保证保密信息仅可在本方从事本项目的负责人、雇员和专业顾问范围内（合称为“接受方相关人士”）知悉。为避免疑义，前述“接受方相关人士”应仅限于为本合同之目的而有必要知晓保密信息的范围。除非接受方相关人士与信息提供方直接签署保密协议或类似书面协议，信息接受方应当对本合同项下接受方相关人士违反本合同保密义务的行为承担责任。</w:t>
      </w:r>
    </w:p>
    <w:p w14:paraId="21B46526">
      <w:pPr>
        <w:autoSpaceDE w:val="0"/>
        <w:autoSpaceDN w:val="0"/>
        <w:adjustRightInd w:val="0"/>
        <w:spacing w:after="200"/>
        <w:ind w:right="-23" w:firstLine="480" w:firstLineChars="200"/>
        <w:jc w:val="left"/>
        <w:rPr>
          <w:rFonts w:hint="eastAsia" w:ascii="仿宋" w:hAnsi="仿宋" w:eastAsia="仿宋" w:cs="仿宋"/>
          <w:kern w:val="0"/>
        </w:rPr>
      </w:pPr>
      <w:r>
        <w:rPr>
          <w:rFonts w:hint="eastAsia" w:ascii="仿宋" w:hAnsi="仿宋" w:eastAsia="仿宋" w:cs="仿宋"/>
          <w:kern w:val="0"/>
        </w:rPr>
        <w:t>4、本合同项下保密义务将于以下事项发生的日期当天终止：任何的保密信息成为公开信息，且并不是由于接受方违反本合同任何条款而导致。</w:t>
      </w:r>
    </w:p>
    <w:p w14:paraId="2D93F143">
      <w:pPr>
        <w:autoSpaceDE w:val="0"/>
        <w:autoSpaceDN w:val="0"/>
        <w:adjustRightInd w:val="0"/>
        <w:spacing w:after="200"/>
        <w:ind w:right="-23" w:firstLine="480" w:firstLineChars="200"/>
        <w:jc w:val="left"/>
        <w:rPr>
          <w:rFonts w:hint="eastAsia" w:ascii="仿宋" w:hAnsi="仿宋" w:eastAsia="仿宋" w:cs="仿宋"/>
          <w:kern w:val="0"/>
        </w:rPr>
      </w:pPr>
      <w:r>
        <w:rPr>
          <w:rFonts w:hint="eastAsia" w:ascii="仿宋" w:hAnsi="仿宋" w:eastAsia="仿宋" w:cs="仿宋"/>
          <w:kern w:val="0"/>
        </w:rPr>
        <w:t>5、任何一方违反本合同的保密约定，应当立即停止违约行为，并在第一时间采取一切必要措施防止保密信息的扩散，尽最大可能消除影响；同时，违约方应向守约方支付违约金，违约金金额相当于主合同金额30%；上述违约金不足以弥补守约方损失的，违约方还应赔偿守约方实际遭受的损失。</w:t>
      </w:r>
    </w:p>
    <w:p w14:paraId="77964598">
      <w:pPr>
        <w:autoSpaceDE w:val="0"/>
        <w:autoSpaceDN w:val="0"/>
        <w:adjustRightInd w:val="0"/>
        <w:ind w:right="-23" w:firstLine="480" w:firstLineChars="200"/>
        <w:jc w:val="left"/>
        <w:rPr>
          <w:rFonts w:hint="eastAsia" w:ascii="仿宋" w:hAnsi="仿宋" w:eastAsia="仿宋" w:cs="仿宋"/>
          <w:kern w:val="0"/>
        </w:rPr>
      </w:pPr>
      <w:r>
        <w:rPr>
          <w:rFonts w:hint="eastAsia" w:ascii="仿宋" w:hAnsi="仿宋" w:eastAsia="仿宋" w:cs="仿宋"/>
          <w:kern w:val="0"/>
        </w:rPr>
        <w:t>6、本合同终止或保密信息提供方提出要求时，保密信息接受方应立即将所有保密信息及接受方所作之保密信息复印件交还提供方，或者予以销毁且有关销毁凭证应同时送交提供方。</w:t>
      </w:r>
    </w:p>
    <w:p w14:paraId="778CD9BB">
      <w:pPr>
        <w:autoSpaceDE w:val="0"/>
        <w:autoSpaceDN w:val="0"/>
        <w:adjustRightInd w:val="0"/>
        <w:ind w:right="-23" w:firstLine="480" w:firstLineChars="200"/>
        <w:jc w:val="left"/>
        <w:rPr>
          <w:rFonts w:hint="eastAsia" w:ascii="仿宋" w:hAnsi="仿宋" w:eastAsia="仿宋" w:cs="仿宋"/>
          <w:kern w:val="0"/>
        </w:rPr>
      </w:pPr>
      <w:r>
        <w:rPr>
          <w:rFonts w:hint="eastAsia" w:ascii="仿宋" w:hAnsi="仿宋" w:eastAsia="仿宋" w:cs="仿宋"/>
          <w:kern w:val="0"/>
        </w:rPr>
        <w:t>经提供方特别书面授权，对于未返还、销毁或不能返还、销毁的保密信息，接受方承诺：（1）须将保密信息严格保密，且必须保存在接触受限的地方，并不得直接或间接导致、准许或容许向任何第三方披露、公布、转移、挪用或泄露保密信息；（2）任何时候提供方提出要求时，应迅速向提供方提交所有由提供方提供的包含保密信息的书面文件或其他实物。</w:t>
      </w:r>
    </w:p>
    <w:p w14:paraId="464C2716">
      <w:pPr>
        <w:autoSpaceDE w:val="0"/>
        <w:autoSpaceDN w:val="0"/>
        <w:adjustRightInd w:val="0"/>
        <w:spacing w:after="200"/>
        <w:ind w:right="-23" w:firstLine="480" w:firstLineChars="200"/>
        <w:jc w:val="left"/>
        <w:rPr>
          <w:rFonts w:hint="eastAsia" w:ascii="仿宋" w:hAnsi="仿宋" w:eastAsia="仿宋" w:cs="仿宋"/>
          <w:kern w:val="0"/>
        </w:rPr>
      </w:pPr>
      <w:r>
        <w:rPr>
          <w:rFonts w:hint="eastAsia" w:ascii="仿宋" w:hAnsi="仿宋" w:eastAsia="仿宋" w:cs="仿宋"/>
          <w:kern w:val="0"/>
        </w:rPr>
        <w:t>信息接受方及接受方相关人士根据法律法规、专业守则需保留一份保密信息副本的，保留保密信息副本的行为应提前书面通知信息提供方。</w:t>
      </w:r>
    </w:p>
    <w:p w14:paraId="2F55DD1F">
      <w:pPr>
        <w:autoSpaceDE w:val="0"/>
        <w:autoSpaceDN w:val="0"/>
        <w:adjustRightInd w:val="0"/>
        <w:spacing w:after="200"/>
        <w:ind w:right="-22"/>
        <w:jc w:val="left"/>
        <w:outlineLvl w:val="0"/>
        <w:rPr>
          <w:rFonts w:hint="eastAsia" w:ascii="仿宋" w:hAnsi="仿宋" w:eastAsia="仿宋" w:cs="仿宋"/>
          <w:b/>
          <w:bCs/>
          <w:kern w:val="0"/>
        </w:rPr>
      </w:pPr>
      <w:r>
        <w:rPr>
          <w:rFonts w:hint="eastAsia" w:ascii="仿宋" w:hAnsi="仿宋" w:eastAsia="仿宋" w:cs="仿宋"/>
          <w:b/>
          <w:bCs/>
          <w:kern w:val="0"/>
        </w:rPr>
        <w:t>第十一条 禁止商业贿赂</w:t>
      </w:r>
    </w:p>
    <w:p w14:paraId="11C6AEED">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rPr>
        <w:t>1</w:t>
      </w:r>
      <w:r>
        <w:rPr>
          <w:rFonts w:hint="eastAsia" w:ascii="仿宋" w:hAnsi="仿宋" w:eastAsia="仿宋" w:cs="仿宋"/>
          <w:kern w:val="0"/>
          <w:lang w:val="zh-CN"/>
        </w:rPr>
        <w:t>、乙方清楚并愿意严格遵守国家反商业贿赂的法律规定，乙方清楚任何形式的贿赂和贪渎行为都将触犯法律，并将受到法律的严惩。乙方或乙方经办人或本</w:t>
      </w:r>
      <w:r>
        <w:rPr>
          <w:rFonts w:hint="eastAsia" w:ascii="仿宋" w:hAnsi="仿宋" w:eastAsia="仿宋" w:cs="仿宋"/>
          <w:kern w:val="0"/>
        </w:rPr>
        <w:t>合同</w:t>
      </w:r>
      <w:r>
        <w:rPr>
          <w:rFonts w:hint="eastAsia" w:ascii="仿宋" w:hAnsi="仿宋" w:eastAsia="仿宋" w:cs="仿宋"/>
          <w:kern w:val="0"/>
          <w:lang w:val="zh-CN"/>
        </w:rPr>
        <w:t>约定的其他</w:t>
      </w:r>
      <w:r>
        <w:rPr>
          <w:rFonts w:hint="eastAsia" w:ascii="仿宋" w:hAnsi="仿宋" w:eastAsia="仿宋" w:cs="仿宋"/>
          <w:kern w:val="0"/>
        </w:rPr>
        <w:t>乙方</w:t>
      </w:r>
      <w:r>
        <w:rPr>
          <w:rFonts w:hint="eastAsia" w:ascii="仿宋" w:hAnsi="仿宋" w:eastAsia="仿宋" w:cs="仿宋"/>
          <w:kern w:val="0"/>
          <w:lang w:val="zh-CN"/>
        </w:rPr>
        <w:t>相关人员不得向甲方</w:t>
      </w:r>
      <w:r>
        <w:rPr>
          <w:rFonts w:hint="eastAsia" w:ascii="仿宋" w:hAnsi="仿宋" w:eastAsia="仿宋" w:cs="仿宋"/>
          <w:kern w:val="0"/>
        </w:rPr>
        <w:t>人员</w:t>
      </w:r>
      <w:r>
        <w:rPr>
          <w:rFonts w:hint="eastAsia" w:ascii="仿宋" w:hAnsi="仿宋" w:eastAsia="仿宋" w:cs="仿宋"/>
          <w:kern w:val="0"/>
          <w:lang w:val="zh-CN"/>
        </w:rPr>
        <w:t>索要、收受、提供、给予</w:t>
      </w:r>
      <w:r>
        <w:rPr>
          <w:rFonts w:hint="eastAsia" w:ascii="仿宋" w:hAnsi="仿宋" w:eastAsia="仿宋" w:cs="仿宋"/>
          <w:kern w:val="0"/>
        </w:rPr>
        <w:t>本合同</w:t>
      </w:r>
      <w:r>
        <w:rPr>
          <w:rFonts w:hint="eastAsia" w:ascii="仿宋" w:hAnsi="仿宋" w:eastAsia="仿宋" w:cs="仿宋"/>
          <w:kern w:val="0"/>
          <w:lang w:val="zh-CN"/>
        </w:rPr>
        <w:t>约定外的任何利益，包括但不限于回扣、现金、购物卡、实物、有价证券、旅游或其他非物质性利益等任何形式的受益行为。针对甲方</w:t>
      </w:r>
      <w:r>
        <w:rPr>
          <w:rFonts w:hint="eastAsia" w:ascii="仿宋" w:hAnsi="仿宋" w:eastAsia="仿宋" w:cs="仿宋"/>
          <w:kern w:val="0"/>
        </w:rPr>
        <w:t>人员</w:t>
      </w:r>
      <w:r>
        <w:rPr>
          <w:rFonts w:hint="eastAsia" w:ascii="仿宋" w:hAnsi="仿宋" w:eastAsia="仿宋" w:cs="仿宋"/>
          <w:kern w:val="0"/>
          <w:lang w:val="zh-CN"/>
        </w:rPr>
        <w:t>主动要求的任何形式的不当利益，乙方应予以拒绝，并应立即向甲方通报以及提供相关证据。</w:t>
      </w:r>
    </w:p>
    <w:p w14:paraId="7D4F45D6">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rPr>
        <w:t>2、</w:t>
      </w:r>
      <w:r>
        <w:rPr>
          <w:rFonts w:hint="eastAsia" w:ascii="仿宋" w:hAnsi="仿宋" w:eastAsia="仿宋" w:cs="仿宋"/>
          <w:kern w:val="0"/>
          <w:lang w:val="zh-CN"/>
        </w:rPr>
        <w:t>在本</w:t>
      </w:r>
      <w:r>
        <w:rPr>
          <w:rFonts w:hint="eastAsia" w:ascii="仿宋" w:hAnsi="仿宋" w:eastAsia="仿宋" w:cs="仿宋"/>
          <w:kern w:val="0"/>
        </w:rPr>
        <w:t>合同</w:t>
      </w:r>
      <w:r>
        <w:rPr>
          <w:rFonts w:hint="eastAsia" w:ascii="仿宋" w:hAnsi="仿宋" w:eastAsia="仿宋" w:cs="仿宋"/>
          <w:kern w:val="0"/>
          <w:lang w:val="zh-CN"/>
        </w:rPr>
        <w:t>期限内，乙方不得以任何形式引诱、招揽甲方</w:t>
      </w:r>
      <w:r>
        <w:rPr>
          <w:rFonts w:hint="eastAsia" w:ascii="仿宋" w:hAnsi="仿宋" w:eastAsia="仿宋" w:cs="仿宋"/>
          <w:kern w:val="0"/>
        </w:rPr>
        <w:t>人员</w:t>
      </w:r>
      <w:r>
        <w:rPr>
          <w:rFonts w:hint="eastAsia" w:ascii="仿宋" w:hAnsi="仿宋" w:eastAsia="仿宋" w:cs="仿宋"/>
          <w:kern w:val="0"/>
          <w:lang w:val="zh-CN"/>
        </w:rPr>
        <w:t>为乙方或乙方关联方工作，</w:t>
      </w:r>
      <w:r>
        <w:rPr>
          <w:rFonts w:hint="eastAsia" w:ascii="仿宋" w:hAnsi="仿宋" w:eastAsia="仿宋" w:cs="仿宋"/>
          <w:kern w:val="0"/>
        </w:rPr>
        <w:t>不得</w:t>
      </w:r>
      <w:r>
        <w:rPr>
          <w:rFonts w:hint="eastAsia" w:ascii="仿宋" w:hAnsi="仿宋" w:eastAsia="仿宋" w:cs="仿宋"/>
          <w:kern w:val="0"/>
          <w:lang w:val="zh-CN"/>
        </w:rPr>
        <w:t>向甲方</w:t>
      </w:r>
      <w:r>
        <w:rPr>
          <w:rFonts w:hint="eastAsia" w:ascii="仿宋" w:hAnsi="仿宋" w:eastAsia="仿宋" w:cs="仿宋"/>
          <w:kern w:val="0"/>
        </w:rPr>
        <w:t>人员</w:t>
      </w:r>
      <w:r>
        <w:rPr>
          <w:rFonts w:hint="eastAsia" w:ascii="仿宋" w:hAnsi="仿宋" w:eastAsia="仿宋" w:cs="仿宋"/>
          <w:kern w:val="0"/>
          <w:lang w:val="zh-CN"/>
        </w:rPr>
        <w:t>及其亲属提供贷款或债务担保</w:t>
      </w:r>
      <w:r>
        <w:rPr>
          <w:rFonts w:hint="eastAsia" w:ascii="仿宋" w:hAnsi="仿宋" w:eastAsia="仿宋" w:cs="仿宋"/>
          <w:kern w:val="0"/>
        </w:rPr>
        <w:t>或其他利益</w:t>
      </w:r>
      <w:r>
        <w:rPr>
          <w:rFonts w:hint="eastAsia" w:ascii="仿宋" w:hAnsi="仿宋" w:eastAsia="仿宋" w:cs="仿宋"/>
          <w:kern w:val="0"/>
          <w:lang w:val="zh-CN"/>
        </w:rPr>
        <w:t>。</w:t>
      </w:r>
    </w:p>
    <w:p w14:paraId="0FC5E2A3">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rPr>
        <w:t>3、</w:t>
      </w:r>
      <w:r>
        <w:rPr>
          <w:rFonts w:hint="eastAsia" w:ascii="仿宋" w:hAnsi="仿宋" w:eastAsia="仿宋" w:cs="仿宋"/>
          <w:kern w:val="0"/>
          <w:lang w:val="zh-CN"/>
        </w:rPr>
        <w:t>乙方或</w:t>
      </w:r>
      <w:r>
        <w:rPr>
          <w:rFonts w:hint="eastAsia" w:ascii="仿宋" w:hAnsi="仿宋" w:eastAsia="仿宋" w:cs="仿宋"/>
          <w:kern w:val="0"/>
        </w:rPr>
        <w:t>乙方关联方及其各自相关人员</w:t>
      </w:r>
      <w:r>
        <w:rPr>
          <w:rFonts w:hint="eastAsia" w:ascii="仿宋" w:hAnsi="仿宋" w:eastAsia="仿宋" w:cs="仿宋"/>
          <w:kern w:val="0"/>
          <w:lang w:val="zh-CN"/>
        </w:rPr>
        <w:t>违反</w:t>
      </w:r>
      <w:r>
        <w:rPr>
          <w:rFonts w:hint="eastAsia" w:ascii="仿宋" w:hAnsi="仿宋" w:eastAsia="仿宋" w:cs="仿宋"/>
          <w:kern w:val="0"/>
        </w:rPr>
        <w:t>本条</w:t>
      </w:r>
      <w:r>
        <w:rPr>
          <w:rFonts w:hint="eastAsia" w:ascii="仿宋" w:hAnsi="仿宋" w:eastAsia="仿宋" w:cs="仿宋"/>
          <w:kern w:val="0"/>
          <w:lang w:val="zh-CN"/>
        </w:rPr>
        <w:t>约定</w:t>
      </w:r>
      <w:r>
        <w:rPr>
          <w:rFonts w:hint="eastAsia" w:ascii="仿宋" w:hAnsi="仿宋" w:eastAsia="仿宋" w:cs="仿宋"/>
          <w:kern w:val="0"/>
        </w:rPr>
        <w:t>的</w:t>
      </w:r>
      <w:r>
        <w:rPr>
          <w:rFonts w:hint="eastAsia" w:ascii="仿宋" w:hAnsi="仿宋" w:eastAsia="仿宋" w:cs="仿宋"/>
          <w:kern w:val="0"/>
          <w:lang w:val="zh-CN"/>
        </w:rPr>
        <w:t>，一经发现，甲方有权单方解除本</w:t>
      </w:r>
      <w:r>
        <w:rPr>
          <w:rFonts w:hint="eastAsia" w:ascii="仿宋" w:hAnsi="仿宋" w:eastAsia="仿宋" w:cs="仿宋"/>
          <w:kern w:val="0"/>
        </w:rPr>
        <w:t>合同</w:t>
      </w:r>
      <w:r>
        <w:rPr>
          <w:rFonts w:hint="eastAsia" w:ascii="仿宋" w:hAnsi="仿宋" w:eastAsia="仿宋" w:cs="仿宋"/>
          <w:kern w:val="0"/>
          <w:lang w:val="zh-CN"/>
        </w:rPr>
        <w:t>，并要求乙方向甲方支付人民币</w:t>
      </w:r>
      <w:r>
        <w:rPr>
          <w:rFonts w:hint="eastAsia" w:ascii="仿宋" w:hAnsi="仿宋" w:eastAsia="仿宋" w:cs="仿宋"/>
          <w:kern w:val="0"/>
        </w:rPr>
        <w:t>相当于主合同金额30%</w:t>
      </w:r>
      <w:r>
        <w:rPr>
          <w:rFonts w:hint="eastAsia" w:ascii="仿宋" w:hAnsi="仿宋" w:eastAsia="仿宋" w:cs="仿宋"/>
          <w:kern w:val="0"/>
          <w:lang w:val="zh-CN"/>
        </w:rPr>
        <w:t>违约金，</w:t>
      </w:r>
      <w:r>
        <w:rPr>
          <w:rFonts w:hint="eastAsia" w:ascii="仿宋" w:hAnsi="仿宋" w:eastAsia="仿宋" w:cs="仿宋"/>
          <w:kern w:val="0"/>
        </w:rPr>
        <w:t>违约金不足以弥补甲方损失的，乙方</w:t>
      </w:r>
      <w:r>
        <w:rPr>
          <w:rFonts w:hint="eastAsia" w:ascii="仿宋" w:hAnsi="仿宋" w:eastAsia="仿宋" w:cs="仿宋"/>
          <w:kern w:val="0"/>
          <w:lang w:val="zh-CN"/>
        </w:rPr>
        <w:t>应当赔偿因此给甲方造成的</w:t>
      </w:r>
      <w:r>
        <w:rPr>
          <w:rFonts w:hint="eastAsia" w:ascii="仿宋" w:hAnsi="仿宋" w:eastAsia="仿宋" w:cs="仿宋"/>
          <w:kern w:val="0"/>
        </w:rPr>
        <w:t>全部</w:t>
      </w:r>
      <w:r>
        <w:rPr>
          <w:rFonts w:hint="eastAsia" w:ascii="仿宋" w:hAnsi="仿宋" w:eastAsia="仿宋" w:cs="仿宋"/>
          <w:kern w:val="0"/>
          <w:lang w:val="zh-CN"/>
        </w:rPr>
        <w:t>损失。</w:t>
      </w:r>
    </w:p>
    <w:p w14:paraId="68EBC1F1">
      <w:pPr>
        <w:autoSpaceDE w:val="0"/>
        <w:autoSpaceDN w:val="0"/>
        <w:adjustRightInd w:val="0"/>
        <w:spacing w:after="200"/>
        <w:ind w:right="-23" w:firstLine="480" w:firstLineChars="200"/>
        <w:jc w:val="left"/>
        <w:rPr>
          <w:rFonts w:hint="eastAsia" w:ascii="仿宋" w:hAnsi="仿宋" w:eastAsia="仿宋" w:cs="仿宋"/>
          <w:b/>
          <w:bCs/>
          <w:kern w:val="0"/>
        </w:rPr>
      </w:pPr>
      <w:r>
        <w:rPr>
          <w:rFonts w:hint="eastAsia" w:ascii="仿宋" w:hAnsi="仿宋" w:eastAsia="仿宋" w:cs="仿宋"/>
          <w:kern w:val="0"/>
        </w:rPr>
        <w:t>4、</w:t>
      </w:r>
      <w:r>
        <w:rPr>
          <w:rFonts w:hint="eastAsia" w:ascii="仿宋" w:hAnsi="仿宋" w:eastAsia="仿宋" w:cs="仿宋"/>
          <w:kern w:val="0"/>
          <w:lang w:val="zh-CN"/>
        </w:rPr>
        <w:t>甲方</w:t>
      </w:r>
      <w:r>
        <w:rPr>
          <w:rFonts w:hint="eastAsia" w:ascii="仿宋" w:hAnsi="仿宋" w:eastAsia="仿宋" w:cs="仿宋"/>
          <w:kern w:val="0"/>
        </w:rPr>
        <w:t>人员</w:t>
      </w:r>
      <w:r>
        <w:rPr>
          <w:rFonts w:hint="eastAsia" w:ascii="仿宋" w:hAnsi="仿宋" w:eastAsia="仿宋" w:cs="仿宋"/>
          <w:kern w:val="0"/>
          <w:lang w:val="zh-CN"/>
        </w:rPr>
        <w:t>或乙方、乙方人员、</w:t>
      </w:r>
      <w:r>
        <w:rPr>
          <w:rFonts w:hint="eastAsia" w:ascii="仿宋" w:hAnsi="仿宋" w:eastAsia="仿宋" w:cs="仿宋"/>
          <w:kern w:val="0"/>
        </w:rPr>
        <w:t>乙方关联方及其人员等</w:t>
      </w:r>
      <w:r>
        <w:rPr>
          <w:rFonts w:hint="eastAsia" w:ascii="仿宋" w:hAnsi="仿宋" w:eastAsia="仿宋" w:cs="仿宋"/>
          <w:kern w:val="0"/>
          <w:lang w:val="zh-CN"/>
        </w:rPr>
        <w:t>构成犯罪的，甲方有权移交公安机关进行处理。</w:t>
      </w:r>
    </w:p>
    <w:p w14:paraId="0FB85DFA">
      <w:pPr>
        <w:autoSpaceDE w:val="0"/>
        <w:autoSpaceDN w:val="0"/>
        <w:adjustRightInd w:val="0"/>
        <w:spacing w:after="200"/>
        <w:ind w:right="-22"/>
        <w:jc w:val="left"/>
        <w:outlineLvl w:val="0"/>
        <w:rPr>
          <w:rFonts w:hint="eastAsia" w:ascii="仿宋" w:hAnsi="仿宋" w:eastAsia="仿宋" w:cs="仿宋"/>
          <w:b/>
          <w:bCs/>
          <w:kern w:val="0"/>
          <w:lang w:val="zh-CN"/>
        </w:rPr>
      </w:pPr>
      <w:r>
        <w:rPr>
          <w:rFonts w:hint="eastAsia" w:ascii="仿宋" w:hAnsi="仿宋" w:eastAsia="仿宋" w:cs="仿宋"/>
          <w:b/>
          <w:bCs/>
          <w:kern w:val="0"/>
        </w:rPr>
        <w:t>第十二条 适用法律及</w:t>
      </w:r>
      <w:r>
        <w:rPr>
          <w:rFonts w:hint="eastAsia" w:ascii="仿宋" w:hAnsi="仿宋" w:eastAsia="仿宋" w:cs="仿宋"/>
          <w:b/>
          <w:bCs/>
          <w:kern w:val="0"/>
          <w:lang w:val="zh-CN"/>
        </w:rPr>
        <w:t>争议解决</w:t>
      </w:r>
    </w:p>
    <w:p w14:paraId="698E1822">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rPr>
        <w:t>1</w:t>
      </w:r>
      <w:r>
        <w:rPr>
          <w:rFonts w:hint="eastAsia" w:ascii="仿宋" w:hAnsi="仿宋" w:eastAsia="仿宋" w:cs="仿宋"/>
          <w:kern w:val="0"/>
          <w:lang w:val="zh-CN"/>
        </w:rPr>
        <w:t>、本</w:t>
      </w:r>
      <w:r>
        <w:rPr>
          <w:rFonts w:hint="eastAsia" w:ascii="仿宋" w:hAnsi="仿宋" w:eastAsia="仿宋" w:cs="仿宋"/>
          <w:kern w:val="0"/>
        </w:rPr>
        <w:t>合同之</w:t>
      </w:r>
      <w:r>
        <w:rPr>
          <w:rFonts w:hint="eastAsia" w:ascii="仿宋" w:hAnsi="仿宋" w:eastAsia="仿宋" w:cs="仿宋"/>
          <w:kern w:val="0"/>
          <w:lang w:val="zh-CN"/>
        </w:rPr>
        <w:t>签署、成立、生效、履行等各方面均适用中华人民共和国现行及未来</w:t>
      </w:r>
      <w:r>
        <w:rPr>
          <w:rFonts w:hint="eastAsia" w:ascii="仿宋" w:hAnsi="仿宋" w:eastAsia="仿宋" w:cs="仿宋"/>
          <w:kern w:val="0"/>
        </w:rPr>
        <w:t>有效</w:t>
      </w:r>
      <w:r>
        <w:rPr>
          <w:rFonts w:hint="eastAsia" w:ascii="仿宋" w:hAnsi="仿宋" w:eastAsia="仿宋" w:cs="仿宋"/>
          <w:kern w:val="0"/>
          <w:lang w:val="zh-CN"/>
        </w:rPr>
        <w:t>的法律管辖并依之解释。</w:t>
      </w:r>
    </w:p>
    <w:p w14:paraId="1FA71D8E">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rPr>
        <w:t>2、双方在</w:t>
      </w:r>
      <w:r>
        <w:rPr>
          <w:rFonts w:hint="eastAsia" w:ascii="仿宋" w:hAnsi="仿宋" w:eastAsia="仿宋" w:cs="仿宋"/>
          <w:kern w:val="0"/>
          <w:lang w:val="zh-CN"/>
        </w:rPr>
        <w:t>本合同履行中</w:t>
      </w:r>
      <w:r>
        <w:rPr>
          <w:rFonts w:hint="eastAsia" w:ascii="仿宋" w:hAnsi="仿宋" w:eastAsia="仿宋" w:cs="仿宋"/>
          <w:kern w:val="0"/>
        </w:rPr>
        <w:t>或因本合同</w:t>
      </w:r>
      <w:r>
        <w:rPr>
          <w:rFonts w:hint="eastAsia" w:ascii="仿宋" w:hAnsi="仿宋" w:eastAsia="仿宋" w:cs="仿宋"/>
          <w:kern w:val="0"/>
          <w:lang w:val="zh-CN"/>
        </w:rPr>
        <w:t>发生</w:t>
      </w:r>
      <w:r>
        <w:rPr>
          <w:rFonts w:hint="eastAsia" w:ascii="仿宋" w:hAnsi="仿宋" w:eastAsia="仿宋" w:cs="仿宋"/>
          <w:kern w:val="0"/>
        </w:rPr>
        <w:t>任何</w:t>
      </w:r>
      <w:r>
        <w:rPr>
          <w:rFonts w:hint="eastAsia" w:ascii="仿宋" w:hAnsi="仿宋" w:eastAsia="仿宋" w:cs="仿宋"/>
          <w:kern w:val="0"/>
          <w:lang w:val="zh-CN"/>
        </w:rPr>
        <w:t>争议</w:t>
      </w:r>
      <w:r>
        <w:rPr>
          <w:rFonts w:hint="eastAsia" w:ascii="仿宋" w:hAnsi="仿宋" w:eastAsia="仿宋" w:cs="仿宋"/>
          <w:kern w:val="0"/>
        </w:rPr>
        <w:t>的</w:t>
      </w:r>
      <w:r>
        <w:rPr>
          <w:rFonts w:hint="eastAsia" w:ascii="仿宋" w:hAnsi="仿宋" w:eastAsia="仿宋" w:cs="仿宋"/>
          <w:kern w:val="0"/>
          <w:lang w:val="zh-CN"/>
        </w:rPr>
        <w:t>，</w:t>
      </w:r>
      <w:r>
        <w:rPr>
          <w:rFonts w:hint="eastAsia" w:ascii="仿宋" w:hAnsi="仿宋" w:eastAsia="仿宋" w:cs="仿宋"/>
          <w:kern w:val="0"/>
        </w:rPr>
        <w:t>应友好</w:t>
      </w:r>
      <w:r>
        <w:rPr>
          <w:rFonts w:hint="eastAsia" w:ascii="仿宋" w:hAnsi="仿宋" w:eastAsia="仿宋" w:cs="仿宋"/>
          <w:kern w:val="0"/>
          <w:lang w:val="zh-CN"/>
        </w:rPr>
        <w:t>协商解决；协商不成</w:t>
      </w:r>
      <w:r>
        <w:rPr>
          <w:rFonts w:hint="eastAsia" w:ascii="仿宋" w:hAnsi="仿宋" w:eastAsia="仿宋" w:cs="仿宋"/>
          <w:kern w:val="0"/>
        </w:rPr>
        <w:t>的</w:t>
      </w:r>
      <w:r>
        <w:rPr>
          <w:rFonts w:hint="eastAsia" w:ascii="仿宋" w:hAnsi="仿宋" w:eastAsia="仿宋" w:cs="仿宋"/>
          <w:kern w:val="0"/>
          <w:lang w:val="zh-CN"/>
        </w:rPr>
        <w:t>，</w:t>
      </w:r>
      <w:r>
        <w:rPr>
          <w:rFonts w:hint="eastAsia" w:ascii="仿宋" w:hAnsi="仿宋" w:eastAsia="仿宋" w:cs="仿宋"/>
          <w:kern w:val="0"/>
        </w:rPr>
        <w:t>任何一方均有权向</w:t>
      </w:r>
      <w:r>
        <w:rPr>
          <w:rFonts w:hint="eastAsia" w:ascii="仿宋" w:hAnsi="仿宋" w:eastAsia="仿宋" w:cs="仿宋"/>
          <w:kern w:val="0"/>
          <w:lang w:val="en-US"/>
        </w:rPr>
        <w:t>甲方所在地人民法院提起诉讼</w:t>
      </w:r>
      <w:r>
        <w:rPr>
          <w:rFonts w:hint="eastAsia" w:ascii="仿宋" w:hAnsi="仿宋" w:eastAsia="仿宋" w:cs="仿宋"/>
          <w:kern w:val="0"/>
          <w:lang w:val="zh-CN"/>
        </w:rPr>
        <w:t>。</w:t>
      </w:r>
    </w:p>
    <w:p w14:paraId="1CA73212">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rPr>
        <w:t>3</w:t>
      </w:r>
      <w:r>
        <w:rPr>
          <w:rFonts w:hint="eastAsia" w:ascii="仿宋" w:hAnsi="仿宋" w:eastAsia="仿宋" w:cs="仿宋"/>
          <w:kern w:val="0"/>
          <w:lang w:val="zh-CN"/>
        </w:rPr>
        <w:t>、本合同约定的</w:t>
      </w:r>
      <w:r>
        <w:rPr>
          <w:rFonts w:hint="eastAsia" w:ascii="仿宋" w:hAnsi="仿宋" w:eastAsia="仿宋" w:cs="仿宋"/>
          <w:kern w:val="0"/>
        </w:rPr>
        <w:t>双方联系</w:t>
      </w:r>
      <w:r>
        <w:rPr>
          <w:rFonts w:hint="eastAsia" w:ascii="仿宋" w:hAnsi="仿宋" w:eastAsia="仿宋" w:cs="仿宋"/>
          <w:kern w:val="0"/>
          <w:lang w:val="zh-CN"/>
        </w:rPr>
        <w:t>地址</w:t>
      </w:r>
      <w:r>
        <w:rPr>
          <w:rFonts w:hint="eastAsia" w:ascii="仿宋" w:hAnsi="仿宋" w:eastAsia="仿宋" w:cs="仿宋"/>
          <w:kern w:val="0"/>
        </w:rPr>
        <w:t>及</w:t>
      </w:r>
      <w:r>
        <w:rPr>
          <w:rFonts w:hint="eastAsia" w:ascii="仿宋" w:hAnsi="仿宋" w:eastAsia="仿宋" w:cs="仿宋"/>
          <w:kern w:val="0"/>
          <w:lang w:val="zh-CN"/>
        </w:rPr>
        <w:t>联络人、</w:t>
      </w:r>
      <w:r>
        <w:rPr>
          <w:rFonts w:hint="eastAsia" w:ascii="仿宋" w:hAnsi="仿宋" w:eastAsia="仿宋" w:cs="仿宋"/>
          <w:kern w:val="0"/>
        </w:rPr>
        <w:t>联系电话</w:t>
      </w:r>
      <w:r>
        <w:rPr>
          <w:rFonts w:hint="eastAsia" w:ascii="仿宋" w:hAnsi="仿宋" w:eastAsia="仿宋" w:cs="仿宋"/>
          <w:kern w:val="0"/>
          <w:lang w:val="zh-CN"/>
        </w:rPr>
        <w:t>，作为</w:t>
      </w:r>
      <w:r>
        <w:rPr>
          <w:rFonts w:hint="eastAsia" w:ascii="仿宋" w:hAnsi="仿宋" w:eastAsia="仿宋" w:cs="仿宋"/>
          <w:kern w:val="0"/>
        </w:rPr>
        <w:t>双方</w:t>
      </w:r>
      <w:r>
        <w:rPr>
          <w:rFonts w:hint="eastAsia" w:ascii="仿宋" w:hAnsi="仿宋" w:eastAsia="仿宋" w:cs="仿宋"/>
          <w:kern w:val="0"/>
          <w:lang w:val="zh-CN"/>
        </w:rPr>
        <w:t>履行合同、解决争议时接收</w:t>
      </w:r>
      <w:r>
        <w:rPr>
          <w:rFonts w:hint="eastAsia" w:ascii="仿宋" w:hAnsi="仿宋" w:eastAsia="仿宋" w:cs="仿宋"/>
          <w:kern w:val="0"/>
        </w:rPr>
        <w:t>文件</w:t>
      </w:r>
      <w:r>
        <w:rPr>
          <w:rFonts w:hint="eastAsia" w:ascii="仿宋" w:hAnsi="仿宋" w:eastAsia="仿宋" w:cs="仿宋"/>
          <w:kern w:val="0"/>
          <w:lang w:val="zh-CN"/>
        </w:rPr>
        <w:t>的地址和联系方式；如有变更，应在变更前五个工作日</w:t>
      </w:r>
      <w:r>
        <w:rPr>
          <w:rFonts w:hint="eastAsia" w:ascii="仿宋" w:hAnsi="仿宋" w:eastAsia="仿宋" w:cs="仿宋"/>
          <w:kern w:val="0"/>
        </w:rPr>
        <w:t>内</w:t>
      </w:r>
      <w:r>
        <w:rPr>
          <w:rFonts w:hint="eastAsia" w:ascii="仿宋" w:hAnsi="仿宋" w:eastAsia="仿宋" w:cs="仿宋"/>
          <w:kern w:val="0"/>
          <w:lang w:val="zh-CN"/>
        </w:rPr>
        <w:t>书面通知</w:t>
      </w:r>
      <w:r>
        <w:rPr>
          <w:rFonts w:hint="eastAsia" w:ascii="仿宋" w:hAnsi="仿宋" w:eastAsia="仿宋" w:cs="仿宋"/>
          <w:kern w:val="0"/>
        </w:rPr>
        <w:t>对方；</w:t>
      </w:r>
      <w:r>
        <w:rPr>
          <w:rFonts w:hint="eastAsia" w:ascii="仿宋" w:hAnsi="仿宋" w:eastAsia="仿宋" w:cs="仿宋"/>
          <w:kern w:val="0"/>
          <w:lang w:val="zh-CN"/>
        </w:rPr>
        <w:t>在书面通知到达</w:t>
      </w:r>
      <w:r>
        <w:rPr>
          <w:rFonts w:hint="eastAsia" w:ascii="仿宋" w:hAnsi="仿宋" w:eastAsia="仿宋" w:cs="仿宋"/>
          <w:kern w:val="0"/>
        </w:rPr>
        <w:t>对方</w:t>
      </w:r>
      <w:r>
        <w:rPr>
          <w:rFonts w:hint="eastAsia" w:ascii="仿宋" w:hAnsi="仿宋" w:eastAsia="仿宋" w:cs="仿宋"/>
          <w:kern w:val="0"/>
          <w:lang w:val="zh-CN"/>
        </w:rPr>
        <w:t>前，视为未予变更，所有发送至</w:t>
      </w:r>
      <w:r>
        <w:rPr>
          <w:rFonts w:hint="eastAsia" w:ascii="仿宋" w:hAnsi="仿宋" w:eastAsia="仿宋" w:cs="仿宋"/>
          <w:kern w:val="0"/>
        </w:rPr>
        <w:t>本合同约定</w:t>
      </w:r>
      <w:r>
        <w:rPr>
          <w:rFonts w:hint="eastAsia" w:ascii="仿宋" w:hAnsi="仿宋" w:eastAsia="仿宋" w:cs="仿宋"/>
          <w:kern w:val="0"/>
          <w:lang w:val="zh-CN"/>
        </w:rPr>
        <w:t>地址的通知</w:t>
      </w:r>
      <w:r>
        <w:rPr>
          <w:rFonts w:hint="eastAsia" w:ascii="仿宋" w:hAnsi="仿宋" w:eastAsia="仿宋" w:cs="仿宋"/>
          <w:kern w:val="0"/>
        </w:rPr>
        <w:t>自发出之日即</w:t>
      </w:r>
      <w:r>
        <w:rPr>
          <w:rFonts w:hint="eastAsia" w:ascii="仿宋" w:hAnsi="仿宋" w:eastAsia="仿宋" w:cs="仿宋"/>
          <w:kern w:val="0"/>
          <w:lang w:val="zh-CN"/>
        </w:rPr>
        <w:t>视为已有效送达。</w:t>
      </w:r>
    </w:p>
    <w:p w14:paraId="084902CB">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rPr>
        <w:t>4、</w:t>
      </w:r>
      <w:r>
        <w:rPr>
          <w:rFonts w:hint="eastAsia" w:ascii="仿宋" w:hAnsi="仿宋" w:eastAsia="仿宋" w:cs="仿宋"/>
          <w:kern w:val="0"/>
          <w:lang w:val="zh-CN"/>
        </w:rPr>
        <w:t>对于任何通知，如采用面呈交付，在交付时视为送达；如用特快专递或挂号信邮寄，在快递或挂号信送达签收后即视为送达；如用电子邮件，则电子邮件系统显示到达对方服务器时视为送达。</w:t>
      </w:r>
    </w:p>
    <w:p w14:paraId="580C5487">
      <w:pPr>
        <w:autoSpaceDE w:val="0"/>
        <w:autoSpaceDN w:val="0"/>
        <w:adjustRightInd w:val="0"/>
        <w:spacing w:after="200"/>
        <w:ind w:right="-22"/>
        <w:jc w:val="left"/>
        <w:outlineLvl w:val="0"/>
        <w:rPr>
          <w:rFonts w:hint="eastAsia" w:ascii="仿宋" w:hAnsi="仿宋" w:eastAsia="仿宋" w:cs="仿宋"/>
          <w:kern w:val="0"/>
          <w:lang w:val="zh-CN"/>
        </w:rPr>
      </w:pPr>
      <w:r>
        <w:rPr>
          <w:rFonts w:hint="eastAsia" w:ascii="仿宋" w:hAnsi="仿宋" w:eastAsia="仿宋" w:cs="仿宋"/>
          <w:b/>
          <w:bCs/>
          <w:kern w:val="0"/>
        </w:rPr>
        <w:t>第十三条 其他约定</w:t>
      </w:r>
    </w:p>
    <w:p w14:paraId="333F47FA">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rPr>
        <w:t>1</w:t>
      </w:r>
      <w:r>
        <w:rPr>
          <w:rFonts w:hint="eastAsia" w:ascii="仿宋" w:hAnsi="仿宋" w:eastAsia="仿宋" w:cs="仿宋"/>
          <w:kern w:val="0"/>
          <w:lang w:val="zh-CN"/>
        </w:rPr>
        <w:t>、本</w:t>
      </w:r>
      <w:r>
        <w:rPr>
          <w:rFonts w:hint="eastAsia" w:ascii="仿宋" w:hAnsi="仿宋" w:eastAsia="仿宋" w:cs="仿宋"/>
          <w:kern w:val="0"/>
        </w:rPr>
        <w:t>合同</w:t>
      </w:r>
      <w:r>
        <w:rPr>
          <w:rFonts w:hint="eastAsia" w:ascii="仿宋" w:hAnsi="仿宋" w:eastAsia="仿宋" w:cs="仿宋"/>
          <w:kern w:val="0"/>
          <w:lang w:val="zh-CN"/>
        </w:rPr>
        <w:t>中任一条款全部或部分无效的，不影响本</w:t>
      </w:r>
      <w:r>
        <w:rPr>
          <w:rFonts w:hint="eastAsia" w:ascii="仿宋" w:hAnsi="仿宋" w:eastAsia="仿宋" w:cs="仿宋"/>
          <w:kern w:val="0"/>
        </w:rPr>
        <w:t>合同</w:t>
      </w:r>
      <w:r>
        <w:rPr>
          <w:rFonts w:hint="eastAsia" w:ascii="仿宋" w:hAnsi="仿宋" w:eastAsia="仿宋" w:cs="仿宋"/>
          <w:kern w:val="0"/>
          <w:lang w:val="zh-CN"/>
        </w:rPr>
        <w:t>其他条款的效力，本</w:t>
      </w:r>
      <w:r>
        <w:rPr>
          <w:rFonts w:hint="eastAsia" w:ascii="仿宋" w:hAnsi="仿宋" w:eastAsia="仿宋" w:cs="仿宋"/>
          <w:kern w:val="0"/>
        </w:rPr>
        <w:t>合同</w:t>
      </w:r>
      <w:r>
        <w:rPr>
          <w:rFonts w:hint="eastAsia" w:ascii="仿宋" w:hAnsi="仿宋" w:eastAsia="仿宋" w:cs="仿宋"/>
          <w:kern w:val="0"/>
          <w:lang w:val="zh-CN"/>
        </w:rPr>
        <w:t>其他条款仍应有效并且</w:t>
      </w:r>
      <w:r>
        <w:rPr>
          <w:rFonts w:hint="eastAsia" w:ascii="仿宋" w:hAnsi="仿宋" w:eastAsia="仿宋" w:cs="仿宋"/>
          <w:kern w:val="0"/>
        </w:rPr>
        <w:t>对双方</w:t>
      </w:r>
      <w:r>
        <w:rPr>
          <w:rFonts w:hint="eastAsia" w:ascii="仿宋" w:hAnsi="仿宋" w:eastAsia="仿宋" w:cs="仿宋"/>
          <w:kern w:val="0"/>
          <w:lang w:val="zh-CN"/>
        </w:rPr>
        <w:t>有约束力。</w:t>
      </w:r>
    </w:p>
    <w:p w14:paraId="1A7D3A21">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rPr>
        <w:t>2、</w:t>
      </w:r>
      <w:r>
        <w:rPr>
          <w:rFonts w:hint="eastAsia" w:ascii="仿宋" w:hAnsi="仿宋" w:eastAsia="仿宋" w:cs="仿宋"/>
          <w:kern w:val="0"/>
          <w:lang w:val="zh-CN"/>
        </w:rPr>
        <w:t>本合同未尽事宜，甲乙双方可另行</w:t>
      </w:r>
      <w:r>
        <w:rPr>
          <w:rFonts w:hint="eastAsia" w:ascii="仿宋" w:hAnsi="仿宋" w:eastAsia="仿宋" w:cs="仿宋"/>
          <w:kern w:val="0"/>
        </w:rPr>
        <w:t>协商签订补充协议；</w:t>
      </w:r>
      <w:r>
        <w:rPr>
          <w:rFonts w:hint="eastAsia" w:ascii="仿宋" w:hAnsi="仿宋" w:eastAsia="仿宋" w:cs="仿宋"/>
          <w:kern w:val="0"/>
          <w:lang w:val="zh-CN"/>
        </w:rPr>
        <w:t>补充协议经双方签字、盖章后与本合同具有同等法律效力。</w:t>
      </w:r>
    </w:p>
    <w:p w14:paraId="236E02B3">
      <w:pPr>
        <w:autoSpaceDE w:val="0"/>
        <w:autoSpaceDN w:val="0"/>
        <w:adjustRightInd w:val="0"/>
        <w:spacing w:after="200"/>
        <w:ind w:right="-23" w:firstLine="480" w:firstLineChars="200"/>
        <w:jc w:val="left"/>
        <w:rPr>
          <w:rFonts w:hint="eastAsia" w:ascii="仿宋" w:hAnsi="仿宋" w:eastAsia="仿宋" w:cs="仿宋"/>
          <w:kern w:val="0"/>
        </w:rPr>
      </w:pPr>
      <w:r>
        <w:rPr>
          <w:rFonts w:hint="eastAsia" w:ascii="仿宋" w:hAnsi="仿宋" w:eastAsia="仿宋" w:cs="仿宋"/>
        </w:rPr>
        <w:t>3、本合同附件是本合同重要组成部分，与本合同具有同等法律效力。附件如与本合同存在约定不一致之处，以本合同约定为准。</w:t>
      </w:r>
    </w:p>
    <w:p w14:paraId="3E290D53">
      <w:pPr>
        <w:autoSpaceDE w:val="0"/>
        <w:autoSpaceDN w:val="0"/>
        <w:adjustRightInd w:val="0"/>
        <w:spacing w:after="200"/>
        <w:ind w:right="-23" w:firstLine="480" w:firstLineChars="200"/>
        <w:jc w:val="left"/>
        <w:rPr>
          <w:rFonts w:hint="eastAsia" w:ascii="仿宋" w:hAnsi="仿宋" w:eastAsia="仿宋" w:cs="仿宋"/>
          <w:kern w:val="0"/>
          <w:lang w:val="zh-CN"/>
        </w:rPr>
      </w:pPr>
      <w:r>
        <w:rPr>
          <w:rFonts w:hint="eastAsia" w:ascii="仿宋" w:hAnsi="仿宋" w:eastAsia="仿宋" w:cs="仿宋"/>
          <w:kern w:val="0"/>
        </w:rPr>
        <w:t>4、</w:t>
      </w:r>
      <w:r>
        <w:rPr>
          <w:rFonts w:hint="eastAsia" w:ascii="仿宋" w:hAnsi="仿宋" w:eastAsia="仿宋" w:cs="仿宋"/>
          <w:kern w:val="0"/>
          <w:lang w:val="zh-CN"/>
        </w:rPr>
        <w:t>本合同</w:t>
      </w:r>
      <w:r>
        <w:rPr>
          <w:rFonts w:hint="eastAsia" w:ascii="仿宋" w:hAnsi="仿宋" w:eastAsia="仿宋" w:cs="仿宋"/>
          <w:kern w:val="0"/>
        </w:rPr>
        <w:t>自</w:t>
      </w:r>
      <w:r>
        <w:rPr>
          <w:rFonts w:hint="eastAsia" w:ascii="仿宋" w:hAnsi="仿宋" w:eastAsia="仿宋" w:cs="仿宋"/>
          <w:kern w:val="0"/>
          <w:lang w:val="zh-CN"/>
        </w:rPr>
        <w:t>甲乙双方签字、盖章后生效。</w:t>
      </w:r>
      <w:r>
        <w:rPr>
          <w:rFonts w:hint="eastAsia" w:ascii="仿宋" w:hAnsi="仿宋" w:eastAsia="仿宋" w:cs="仿宋"/>
          <w:kern w:val="0"/>
        </w:rPr>
        <w:t>合同文本</w:t>
      </w:r>
      <w:r>
        <w:rPr>
          <w:rFonts w:hint="eastAsia" w:ascii="仿宋" w:hAnsi="仿宋" w:eastAsia="仿宋" w:cs="仿宋"/>
          <w:kern w:val="0"/>
          <w:lang w:val="zh-CN"/>
        </w:rPr>
        <w:t>一式</w:t>
      </w:r>
      <w:r>
        <w:rPr>
          <w:rFonts w:hint="eastAsia" w:ascii="仿宋" w:hAnsi="仿宋" w:eastAsia="仿宋" w:cs="仿宋"/>
          <w:kern w:val="0"/>
          <w:u w:val="single"/>
          <w:lang w:val="zh-CN"/>
        </w:rPr>
        <w:t xml:space="preserve"> </w:t>
      </w:r>
      <w:r>
        <w:rPr>
          <w:rFonts w:hint="eastAsia" w:ascii="仿宋" w:hAnsi="仿宋" w:eastAsia="仿宋" w:cs="仿宋"/>
          <w:kern w:val="0"/>
          <w:u w:val="single"/>
        </w:rPr>
        <w:t>贰</w:t>
      </w:r>
      <w:r>
        <w:rPr>
          <w:rFonts w:hint="eastAsia" w:ascii="仿宋" w:hAnsi="仿宋" w:eastAsia="仿宋" w:cs="仿宋"/>
          <w:bCs/>
          <w:kern w:val="0"/>
          <w:u w:val="single"/>
          <w:lang w:val="zh-CN"/>
        </w:rPr>
        <w:t xml:space="preserve"> </w:t>
      </w:r>
      <w:r>
        <w:rPr>
          <w:rFonts w:hint="eastAsia" w:ascii="仿宋" w:hAnsi="仿宋" w:eastAsia="仿宋" w:cs="仿宋"/>
          <w:kern w:val="0"/>
          <w:lang w:val="zh-CN"/>
        </w:rPr>
        <w:t>份，甲乙双方各执</w:t>
      </w:r>
      <w:r>
        <w:rPr>
          <w:rFonts w:hint="eastAsia" w:ascii="仿宋" w:hAnsi="仿宋" w:eastAsia="仿宋" w:cs="仿宋"/>
          <w:kern w:val="0"/>
          <w:u w:val="single"/>
          <w:lang w:val="zh-CN"/>
        </w:rPr>
        <w:t xml:space="preserve"> </w:t>
      </w:r>
      <w:r>
        <w:rPr>
          <w:rFonts w:hint="eastAsia" w:ascii="仿宋" w:hAnsi="仿宋" w:eastAsia="仿宋" w:cs="仿宋"/>
          <w:kern w:val="0"/>
          <w:u w:val="single"/>
        </w:rPr>
        <w:t>壹</w:t>
      </w:r>
      <w:r>
        <w:rPr>
          <w:rFonts w:hint="eastAsia" w:ascii="仿宋" w:hAnsi="仿宋" w:eastAsia="仿宋" w:cs="仿宋"/>
          <w:bCs/>
          <w:kern w:val="0"/>
          <w:u w:val="single"/>
          <w:lang w:val="zh-CN"/>
        </w:rPr>
        <w:t xml:space="preserve"> </w:t>
      </w:r>
      <w:r>
        <w:rPr>
          <w:rFonts w:hint="eastAsia" w:ascii="仿宋" w:hAnsi="仿宋" w:eastAsia="仿宋" w:cs="仿宋"/>
          <w:kern w:val="0"/>
          <w:lang w:val="zh-CN"/>
        </w:rPr>
        <w:t>份，</w:t>
      </w:r>
      <w:r>
        <w:rPr>
          <w:rFonts w:hint="eastAsia" w:ascii="仿宋" w:hAnsi="仿宋" w:eastAsia="仿宋" w:cs="仿宋"/>
          <w:kern w:val="0"/>
        </w:rPr>
        <w:t>具有</w:t>
      </w:r>
      <w:r>
        <w:rPr>
          <w:rFonts w:hint="eastAsia" w:ascii="仿宋" w:hAnsi="仿宋" w:eastAsia="仿宋" w:cs="仿宋"/>
          <w:kern w:val="0"/>
          <w:lang w:val="zh-CN"/>
        </w:rPr>
        <w:t>同等</w:t>
      </w:r>
      <w:r>
        <w:rPr>
          <w:rFonts w:hint="eastAsia" w:ascii="仿宋" w:hAnsi="仿宋" w:eastAsia="仿宋" w:cs="仿宋"/>
          <w:kern w:val="0"/>
        </w:rPr>
        <w:t>法律</w:t>
      </w:r>
      <w:r>
        <w:rPr>
          <w:rFonts w:hint="eastAsia" w:ascii="仿宋" w:hAnsi="仿宋" w:eastAsia="仿宋" w:cs="仿宋"/>
          <w:kern w:val="0"/>
          <w:lang w:val="zh-CN"/>
        </w:rPr>
        <w:t>效力。</w:t>
      </w:r>
    </w:p>
    <w:p w14:paraId="2EDF1D13">
      <w:pPr>
        <w:autoSpaceDE w:val="0"/>
        <w:autoSpaceDN w:val="0"/>
        <w:adjustRightInd w:val="0"/>
        <w:spacing w:after="200" w:line="240" w:lineRule="auto"/>
        <w:ind w:right="-22"/>
        <w:jc w:val="center"/>
        <w:rPr>
          <w:rFonts w:hint="eastAsia" w:ascii="仿宋" w:hAnsi="仿宋" w:eastAsia="仿宋" w:cs="仿宋"/>
          <w:kern w:val="0"/>
          <w:highlight w:val="none"/>
        </w:rPr>
      </w:pPr>
      <w:r>
        <w:rPr>
          <w:rFonts w:hint="eastAsia" w:ascii="仿宋" w:hAnsi="仿宋" w:eastAsia="仿宋" w:cs="仿宋"/>
          <w:kern w:val="0"/>
          <w:lang w:val="zh-CN"/>
        </w:rPr>
        <w:t>&lt;以下无正文&gt;</w:t>
      </w:r>
    </w:p>
    <w:p w14:paraId="54926326">
      <w:pPr>
        <w:tabs>
          <w:tab w:val="left" w:pos="9372"/>
        </w:tabs>
        <w:autoSpaceDE w:val="0"/>
        <w:autoSpaceDN w:val="0"/>
        <w:adjustRightInd w:val="0"/>
        <w:spacing w:after="200" w:line="56" w:lineRule="atLeast"/>
        <w:ind w:right="-22"/>
        <w:jc w:val="left"/>
        <w:rPr>
          <w:rFonts w:hint="eastAsia" w:ascii="仿宋" w:hAnsi="仿宋" w:eastAsia="仿宋" w:cs="仿宋"/>
          <w:kern w:val="0"/>
          <w:highlight w:val="none"/>
        </w:rPr>
      </w:pPr>
      <w:commentRangeStart w:id="5"/>
      <w:r>
        <w:rPr>
          <w:rFonts w:hint="eastAsia" w:ascii="仿宋" w:hAnsi="仿宋" w:eastAsia="仿宋" w:cs="仿宋"/>
          <w:kern w:val="0"/>
          <w:highlight w:val="none"/>
        </w:rPr>
        <w:t>附件一：</w:t>
      </w:r>
      <w:r>
        <w:rPr>
          <w:rFonts w:hint="eastAsia" w:ascii="仿宋" w:hAnsi="仿宋" w:eastAsia="仿宋" w:cs="仿宋"/>
          <w:kern w:val="0"/>
          <w:highlight w:val="none"/>
          <w:lang w:val="en-US" w:eastAsia="zh-CN"/>
        </w:rPr>
        <w:t>软件授权证书</w:t>
      </w:r>
      <w:commentRangeEnd w:id="5"/>
      <w:r>
        <w:commentReference w:id="5"/>
      </w:r>
    </w:p>
    <w:p w14:paraId="6FAF0AEF">
      <w:pPr>
        <w:tabs>
          <w:tab w:val="left" w:pos="9372"/>
        </w:tabs>
        <w:autoSpaceDE w:val="0"/>
        <w:autoSpaceDN w:val="0"/>
        <w:adjustRightInd w:val="0"/>
        <w:spacing w:after="200" w:line="56" w:lineRule="atLeast"/>
        <w:ind w:right="-22"/>
        <w:jc w:val="left"/>
        <w:rPr>
          <w:rFonts w:hint="eastAsia" w:ascii="仿宋" w:hAnsi="仿宋" w:eastAsia="仿宋" w:cs="仿宋"/>
          <w:kern w:val="0"/>
          <w:highlight w:val="none"/>
        </w:rPr>
      </w:pPr>
      <w:r>
        <w:rPr>
          <w:rFonts w:hint="eastAsia" w:ascii="仿宋" w:hAnsi="仿宋" w:eastAsia="仿宋" w:cs="仿宋"/>
          <w:kern w:val="0"/>
          <w:highlight w:val="none"/>
        </w:rPr>
        <w:t>附件二：</w:t>
      </w:r>
      <w:commentRangeStart w:id="6"/>
      <w:r>
        <w:rPr>
          <w:rFonts w:hint="eastAsia" w:ascii="仿宋" w:hAnsi="仿宋" w:eastAsia="仿宋" w:cs="仿宋"/>
          <w:kern w:val="0"/>
          <w:highlight w:val="none"/>
        </w:rPr>
        <w:t>《西域数智化投标管理平台建设项目-任务工作说明书SOW》</w:t>
      </w:r>
      <w:commentRangeEnd w:id="6"/>
      <w:r>
        <w:commentReference w:id="6"/>
      </w:r>
    </w:p>
    <w:p w14:paraId="2F319411">
      <w:pPr>
        <w:tabs>
          <w:tab w:val="left" w:pos="9372"/>
        </w:tabs>
        <w:autoSpaceDE w:val="0"/>
        <w:autoSpaceDN w:val="0"/>
        <w:adjustRightInd w:val="0"/>
        <w:spacing w:after="200" w:line="56" w:lineRule="atLeast"/>
        <w:ind w:right="-22"/>
        <w:jc w:val="left"/>
        <w:rPr>
          <w:rFonts w:hint="eastAsia" w:ascii="仿宋" w:hAnsi="仿宋" w:eastAsia="仿宋" w:cs="仿宋"/>
          <w:kern w:val="0"/>
          <w:highlight w:val="none"/>
        </w:rPr>
      </w:pPr>
      <w:r>
        <w:rPr>
          <w:rFonts w:hint="eastAsia" w:ascii="仿宋" w:hAnsi="仿宋" w:eastAsia="仿宋" w:cs="仿宋"/>
          <w:kern w:val="0"/>
          <w:highlight w:val="none"/>
        </w:rPr>
        <w:t>附件三：《</w:t>
      </w:r>
      <w:r>
        <w:rPr>
          <w:rFonts w:hint="eastAsia" w:ascii="仿宋" w:hAnsi="仿宋" w:eastAsia="仿宋" w:cs="仿宋"/>
          <w:kern w:val="0"/>
          <w:highlight w:val="none"/>
          <w:lang w:val="en-US" w:eastAsia="zh-CN"/>
        </w:rPr>
        <w:t>西域数智化投标管理平台建设项目</w:t>
      </w:r>
      <w:r>
        <w:rPr>
          <w:rFonts w:hint="eastAsia" w:ascii="仿宋" w:hAnsi="仿宋" w:eastAsia="仿宋" w:cs="仿宋"/>
          <w:kern w:val="0"/>
          <w:highlight w:val="none"/>
        </w:rPr>
        <w:t>合同报价清单.xlsx》</w:t>
      </w:r>
    </w:p>
    <w:p w14:paraId="19707596">
      <w:pPr>
        <w:tabs>
          <w:tab w:val="left" w:pos="9372"/>
        </w:tabs>
        <w:autoSpaceDE w:val="0"/>
        <w:autoSpaceDN w:val="0"/>
        <w:adjustRightInd w:val="0"/>
        <w:spacing w:after="200" w:line="56" w:lineRule="atLeast"/>
        <w:ind w:right="-22"/>
        <w:jc w:val="left"/>
        <w:rPr>
          <w:rFonts w:hint="eastAsia" w:ascii="仿宋" w:hAnsi="仿宋" w:eastAsia="仿宋" w:cs="仿宋"/>
          <w:kern w:val="0"/>
          <w:highlight w:val="none"/>
          <w:lang w:val="en-US" w:eastAsia="zh-CN"/>
        </w:rPr>
      </w:pPr>
      <w:r>
        <w:rPr>
          <w:rFonts w:hint="eastAsia" w:ascii="仿宋" w:hAnsi="仿宋" w:eastAsia="仿宋" w:cs="仿宋"/>
          <w:kern w:val="0"/>
          <w:highlight w:val="none"/>
          <w:lang w:val="en-US" w:eastAsia="zh-CN"/>
        </w:rPr>
        <w:t>附件四：《西域数智化投标管理平台建设项目需求任务书》</w:t>
      </w:r>
    </w:p>
    <w:p w14:paraId="6C9689A2">
      <w:pPr>
        <w:tabs>
          <w:tab w:val="left" w:pos="9372"/>
        </w:tabs>
        <w:autoSpaceDE w:val="0"/>
        <w:autoSpaceDN w:val="0"/>
        <w:adjustRightInd w:val="0"/>
        <w:spacing w:after="200" w:line="56" w:lineRule="atLeast"/>
        <w:ind w:right="-22"/>
        <w:jc w:val="left"/>
        <w:rPr>
          <w:rFonts w:hint="eastAsia" w:ascii="仿宋" w:hAnsi="仿宋" w:eastAsia="仿宋" w:cs="仿宋"/>
          <w:kern w:val="0"/>
          <w:highlight w:val="none"/>
          <w:lang w:val="en-US" w:eastAsia="zh-CN"/>
        </w:rPr>
      </w:pPr>
      <w:r>
        <w:rPr>
          <w:rFonts w:hint="eastAsia" w:ascii="仿宋" w:hAnsi="仿宋" w:eastAsia="仿宋" w:cs="仿宋"/>
          <w:kern w:val="0"/>
          <w:highlight w:val="none"/>
          <w:lang w:val="en-US" w:eastAsia="zh-CN"/>
        </w:rPr>
        <w:t>附件五：供应商反行贿准则</w:t>
      </w:r>
    </w:p>
    <w:p w14:paraId="79828027">
      <w:pPr>
        <w:autoSpaceDE/>
        <w:autoSpaceDN/>
        <w:adjustRightInd/>
        <w:spacing w:after="0" w:line="240" w:lineRule="auto"/>
        <w:ind w:right="0"/>
        <w:jc w:val="left"/>
        <w:rPr>
          <w:rFonts w:hint="eastAsia" w:ascii="仿宋" w:hAnsi="仿宋" w:eastAsia="仿宋" w:cs="仿宋"/>
          <w:kern w:val="0"/>
        </w:rPr>
      </w:pPr>
      <w:r>
        <w:rPr>
          <w:rFonts w:hint="eastAsia" w:ascii="仿宋" w:hAnsi="仿宋" w:eastAsia="仿宋" w:cs="仿宋"/>
          <w:kern w:val="0"/>
          <w:highlight w:val="none"/>
          <w:lang w:val="en-US" w:eastAsia="zh-CN"/>
        </w:rPr>
        <w:t>附件六：履约保证金</w:t>
      </w:r>
      <w:r>
        <w:rPr>
          <w:rFonts w:hint="eastAsia" w:ascii="仿宋" w:hAnsi="仿宋" w:eastAsia="仿宋" w:cs="仿宋"/>
          <w:kern w:val="0"/>
        </w:rPr>
        <w:br w:type="page"/>
      </w:r>
    </w:p>
    <w:p w14:paraId="7B1D1627">
      <w:pPr>
        <w:tabs>
          <w:tab w:val="left" w:pos="9372"/>
        </w:tabs>
        <w:autoSpaceDE w:val="0"/>
        <w:autoSpaceDN w:val="0"/>
        <w:adjustRightInd w:val="0"/>
        <w:spacing w:after="200" w:line="56" w:lineRule="atLeast"/>
        <w:ind w:right="-22"/>
        <w:jc w:val="center"/>
        <w:rPr>
          <w:rFonts w:hint="eastAsia" w:ascii="仿宋" w:hAnsi="仿宋" w:eastAsia="仿宋" w:cs="仿宋"/>
          <w:b/>
          <w:bCs/>
          <w:kern w:val="0"/>
          <w:sz w:val="32"/>
          <w:szCs w:val="32"/>
          <w:highlight w:val="none"/>
          <w:lang w:val="en-US" w:eastAsia="zh-CN"/>
        </w:rPr>
      </w:pPr>
      <w:r>
        <w:rPr>
          <w:rFonts w:hint="eastAsia" w:ascii="仿宋" w:hAnsi="仿宋" w:eastAsia="仿宋" w:cs="仿宋"/>
          <w:b/>
          <w:bCs/>
          <w:kern w:val="0"/>
          <w:sz w:val="32"/>
          <w:szCs w:val="32"/>
          <w:highlight w:val="none"/>
          <w:lang w:val="en-US" w:eastAsia="zh-CN"/>
        </w:rPr>
        <w:t>合同签署页</w:t>
      </w:r>
    </w:p>
    <w:p w14:paraId="6F2D6BA1">
      <w:pPr>
        <w:tabs>
          <w:tab w:val="left" w:pos="9372"/>
        </w:tabs>
        <w:autoSpaceDE w:val="0"/>
        <w:autoSpaceDN w:val="0"/>
        <w:adjustRightInd w:val="0"/>
        <w:spacing w:after="200" w:line="56" w:lineRule="atLeast"/>
        <w:ind w:right="-22"/>
        <w:jc w:val="left"/>
        <w:rPr>
          <w:rFonts w:hint="eastAsia" w:ascii="仿宋" w:hAnsi="仿宋" w:eastAsia="仿宋" w:cs="仿宋"/>
          <w:kern w:val="0"/>
        </w:rPr>
      </w:pPr>
    </w:p>
    <w:p w14:paraId="13AC4D70">
      <w:pPr>
        <w:tabs>
          <w:tab w:val="left" w:pos="9372"/>
        </w:tabs>
        <w:autoSpaceDE w:val="0"/>
        <w:autoSpaceDN w:val="0"/>
        <w:adjustRightInd w:val="0"/>
        <w:spacing w:after="200" w:line="56" w:lineRule="atLeast"/>
        <w:ind w:right="-22"/>
        <w:jc w:val="left"/>
        <w:rPr>
          <w:rFonts w:hint="eastAsia" w:ascii="仿宋" w:hAnsi="仿宋" w:eastAsia="仿宋" w:cs="仿宋"/>
          <w:b/>
          <w:bCs/>
          <w:kern w:val="0"/>
        </w:rPr>
      </w:pPr>
      <w:r>
        <w:rPr>
          <w:rFonts w:hint="eastAsia" w:ascii="仿宋" w:hAnsi="仿宋" w:eastAsia="仿宋" w:cs="仿宋"/>
          <w:b/>
          <w:bCs/>
          <w:kern w:val="0"/>
        </w:rPr>
        <w:t>甲方</w:t>
      </w:r>
      <w:r>
        <w:rPr>
          <w:rFonts w:hint="eastAsia" w:ascii="仿宋" w:hAnsi="仿宋" w:eastAsia="仿宋" w:cs="仿宋"/>
          <w:b/>
          <w:bCs/>
          <w:kern w:val="0"/>
          <w:lang w:val="zh-CN"/>
        </w:rPr>
        <w:t>（</w:t>
      </w:r>
      <w:r>
        <w:rPr>
          <w:rFonts w:hint="eastAsia" w:ascii="仿宋" w:hAnsi="仿宋" w:eastAsia="仿宋" w:cs="仿宋"/>
          <w:b/>
          <w:bCs/>
          <w:kern w:val="0"/>
        </w:rPr>
        <w:t>盖章</w:t>
      </w:r>
      <w:r>
        <w:rPr>
          <w:rFonts w:hint="eastAsia" w:ascii="仿宋" w:hAnsi="仿宋" w:eastAsia="仿宋" w:cs="仿宋"/>
          <w:b/>
          <w:bCs/>
          <w:kern w:val="0"/>
          <w:lang w:val="zh-CN"/>
        </w:rPr>
        <w:t xml:space="preserve">）： 西域智慧供应链（上海）股份公司                       </w:t>
      </w:r>
    </w:p>
    <w:p w14:paraId="1C8E586D">
      <w:pPr>
        <w:tabs>
          <w:tab w:val="left" w:pos="9372"/>
        </w:tabs>
        <w:autoSpaceDE w:val="0"/>
        <w:autoSpaceDN w:val="0"/>
        <w:adjustRightInd w:val="0"/>
        <w:spacing w:after="200" w:line="56" w:lineRule="atLeast"/>
        <w:ind w:right="-22"/>
        <w:jc w:val="left"/>
        <w:rPr>
          <w:rFonts w:hint="eastAsia" w:ascii="仿宋" w:hAnsi="仿宋" w:eastAsia="仿宋" w:cs="仿宋"/>
          <w:b/>
          <w:bCs/>
          <w:kern w:val="0"/>
        </w:rPr>
      </w:pPr>
      <w:r>
        <w:rPr>
          <w:rFonts w:hint="eastAsia" w:ascii="仿宋" w:hAnsi="仿宋" w:eastAsia="仿宋" w:cs="仿宋"/>
          <w:b/>
          <w:bCs/>
          <w:kern w:val="0"/>
          <w:lang w:val="zh-CN"/>
        </w:rPr>
        <w:t>法定代表人或委托代理人（</w:t>
      </w:r>
      <w:r>
        <w:rPr>
          <w:rFonts w:hint="eastAsia" w:ascii="仿宋" w:hAnsi="仿宋" w:eastAsia="仿宋" w:cs="仿宋"/>
          <w:b/>
          <w:bCs/>
          <w:kern w:val="0"/>
        </w:rPr>
        <w:t>签字</w:t>
      </w:r>
      <w:r>
        <w:rPr>
          <w:rFonts w:hint="eastAsia" w:ascii="仿宋" w:hAnsi="仿宋" w:eastAsia="仿宋" w:cs="仿宋"/>
          <w:b/>
          <w:bCs/>
          <w:kern w:val="0"/>
          <w:lang w:val="zh-CN"/>
        </w:rPr>
        <w:t>）</w:t>
      </w:r>
      <w:r>
        <w:rPr>
          <w:rFonts w:hint="eastAsia" w:ascii="仿宋" w:hAnsi="仿宋" w:eastAsia="仿宋" w:cs="仿宋"/>
          <w:b/>
          <w:bCs/>
          <w:kern w:val="0"/>
        </w:rPr>
        <w:t xml:space="preserve">：                </w:t>
      </w:r>
    </w:p>
    <w:p w14:paraId="2BDB7FF0">
      <w:pPr>
        <w:tabs>
          <w:tab w:val="left" w:pos="9372"/>
        </w:tabs>
        <w:autoSpaceDE w:val="0"/>
        <w:autoSpaceDN w:val="0"/>
        <w:adjustRightInd w:val="0"/>
        <w:spacing w:after="200" w:line="56" w:lineRule="atLeast"/>
        <w:ind w:right="418"/>
        <w:rPr>
          <w:rFonts w:hint="eastAsia" w:ascii="仿宋" w:hAnsi="仿宋" w:eastAsia="仿宋" w:cs="仿宋"/>
          <w:b/>
          <w:bCs/>
          <w:kern w:val="0"/>
          <w:u w:val="single"/>
          <w:lang w:val="zh-CN"/>
        </w:rPr>
      </w:pPr>
      <w:r>
        <w:rPr>
          <w:rFonts w:hint="eastAsia" w:ascii="仿宋" w:hAnsi="仿宋" w:eastAsia="仿宋" w:cs="仿宋"/>
          <w:b/>
          <w:bCs/>
          <w:kern w:val="0"/>
          <w:lang w:val="zh-CN"/>
        </w:rPr>
        <w:t xml:space="preserve">日期： </w:t>
      </w:r>
      <w:r>
        <w:rPr>
          <w:rFonts w:hint="eastAsia" w:ascii="仿宋" w:hAnsi="仿宋" w:eastAsia="仿宋" w:cs="仿宋"/>
          <w:b/>
          <w:bCs/>
          <w:kern w:val="0"/>
          <w:u w:val="single"/>
          <w:lang w:val="zh-CN"/>
        </w:rPr>
        <w:t xml:space="preserve">                 </w:t>
      </w:r>
    </w:p>
    <w:p w14:paraId="517304B3">
      <w:pPr>
        <w:tabs>
          <w:tab w:val="left" w:pos="9372"/>
        </w:tabs>
        <w:autoSpaceDE w:val="0"/>
        <w:autoSpaceDN w:val="0"/>
        <w:adjustRightInd w:val="0"/>
        <w:spacing w:after="200" w:line="56" w:lineRule="atLeast"/>
        <w:ind w:right="418"/>
        <w:rPr>
          <w:rFonts w:hint="eastAsia" w:ascii="仿宋" w:hAnsi="仿宋" w:eastAsia="仿宋" w:cs="仿宋"/>
          <w:b/>
          <w:bCs/>
          <w:kern w:val="0"/>
          <w:u w:val="single"/>
          <w:lang w:val="zh-CN"/>
        </w:rPr>
      </w:pPr>
    </w:p>
    <w:p w14:paraId="3238F07B">
      <w:pPr>
        <w:tabs>
          <w:tab w:val="left" w:pos="9372"/>
        </w:tabs>
        <w:autoSpaceDE w:val="0"/>
        <w:autoSpaceDN w:val="0"/>
        <w:adjustRightInd w:val="0"/>
        <w:spacing w:after="200" w:line="56" w:lineRule="atLeast"/>
        <w:ind w:right="418"/>
        <w:rPr>
          <w:rFonts w:hint="eastAsia" w:ascii="仿宋" w:hAnsi="仿宋" w:eastAsia="仿宋" w:cs="仿宋"/>
          <w:b/>
          <w:bCs/>
          <w:kern w:val="0"/>
          <w:u w:val="single"/>
          <w:lang w:val="zh-CN"/>
        </w:rPr>
      </w:pPr>
    </w:p>
    <w:p w14:paraId="3344D0DC">
      <w:pPr>
        <w:tabs>
          <w:tab w:val="left" w:pos="9372"/>
        </w:tabs>
        <w:autoSpaceDE w:val="0"/>
        <w:autoSpaceDN w:val="0"/>
        <w:adjustRightInd w:val="0"/>
        <w:spacing w:after="200" w:line="56" w:lineRule="atLeast"/>
        <w:ind w:right="418"/>
        <w:rPr>
          <w:rFonts w:hint="eastAsia" w:ascii="仿宋" w:hAnsi="仿宋" w:eastAsia="仿宋" w:cs="仿宋"/>
          <w:b/>
          <w:bCs/>
          <w:kern w:val="0"/>
        </w:rPr>
      </w:pPr>
      <w:r>
        <w:rPr>
          <w:rFonts w:hint="eastAsia" w:ascii="仿宋" w:hAnsi="仿宋" w:eastAsia="仿宋" w:cs="仿宋"/>
          <w:b/>
          <w:bCs/>
          <w:kern w:val="0"/>
        </w:rPr>
        <w:t>乙方</w:t>
      </w:r>
      <w:r>
        <w:rPr>
          <w:rFonts w:hint="eastAsia" w:ascii="仿宋" w:hAnsi="仿宋" w:eastAsia="仿宋" w:cs="仿宋"/>
          <w:b/>
          <w:bCs/>
          <w:kern w:val="0"/>
          <w:lang w:val="zh-CN"/>
        </w:rPr>
        <w:t>（</w:t>
      </w:r>
      <w:r>
        <w:rPr>
          <w:rFonts w:hint="eastAsia" w:ascii="仿宋" w:hAnsi="仿宋" w:eastAsia="仿宋" w:cs="仿宋"/>
          <w:b/>
          <w:bCs/>
          <w:kern w:val="0"/>
        </w:rPr>
        <w:t>盖章</w:t>
      </w:r>
      <w:r>
        <w:rPr>
          <w:rFonts w:hint="eastAsia" w:ascii="仿宋" w:hAnsi="仿宋" w:eastAsia="仿宋" w:cs="仿宋"/>
          <w:b/>
          <w:bCs/>
          <w:kern w:val="0"/>
          <w:lang w:val="zh-CN"/>
        </w:rPr>
        <w:t>）</w:t>
      </w:r>
      <w:r>
        <w:rPr>
          <w:rFonts w:hint="eastAsia" w:ascii="仿宋" w:hAnsi="仿宋" w:eastAsia="仿宋" w:cs="仿宋"/>
          <w:b/>
          <w:bCs/>
          <w:kern w:val="0"/>
        </w:rPr>
        <w:t>：</w:t>
      </w:r>
    </w:p>
    <w:p w14:paraId="6889FCA4">
      <w:pPr>
        <w:tabs>
          <w:tab w:val="left" w:pos="9372"/>
        </w:tabs>
        <w:autoSpaceDE w:val="0"/>
        <w:autoSpaceDN w:val="0"/>
        <w:adjustRightInd w:val="0"/>
        <w:spacing w:after="200" w:line="56" w:lineRule="atLeast"/>
        <w:ind w:right="-22"/>
        <w:jc w:val="left"/>
        <w:rPr>
          <w:rFonts w:hint="eastAsia" w:ascii="仿宋" w:hAnsi="仿宋" w:eastAsia="仿宋" w:cs="仿宋"/>
          <w:b/>
          <w:bCs/>
          <w:kern w:val="0"/>
        </w:rPr>
      </w:pPr>
      <w:r>
        <w:rPr>
          <w:rFonts w:hint="eastAsia" w:ascii="仿宋" w:hAnsi="仿宋" w:eastAsia="仿宋" w:cs="仿宋"/>
          <w:b/>
          <w:bCs/>
          <w:kern w:val="0"/>
          <w:lang w:val="zh-CN"/>
        </w:rPr>
        <w:t>法定代表人或委托代理人（</w:t>
      </w:r>
      <w:r>
        <w:rPr>
          <w:rFonts w:hint="eastAsia" w:ascii="仿宋" w:hAnsi="仿宋" w:eastAsia="仿宋" w:cs="仿宋"/>
          <w:b/>
          <w:bCs/>
          <w:kern w:val="0"/>
        </w:rPr>
        <w:t>签字</w:t>
      </w:r>
      <w:r>
        <w:rPr>
          <w:rFonts w:hint="eastAsia" w:ascii="仿宋" w:hAnsi="仿宋" w:eastAsia="仿宋" w:cs="仿宋"/>
          <w:b/>
          <w:bCs/>
          <w:kern w:val="0"/>
          <w:lang w:val="zh-CN"/>
        </w:rPr>
        <w:t>）</w:t>
      </w:r>
      <w:r>
        <w:rPr>
          <w:rFonts w:hint="eastAsia" w:ascii="仿宋" w:hAnsi="仿宋" w:eastAsia="仿宋" w:cs="仿宋"/>
          <w:b/>
          <w:bCs/>
          <w:kern w:val="0"/>
        </w:rPr>
        <w:t>：</w:t>
      </w:r>
    </w:p>
    <w:p w14:paraId="039DE4A3">
      <w:pPr>
        <w:tabs>
          <w:tab w:val="left" w:pos="9372"/>
        </w:tabs>
        <w:autoSpaceDE w:val="0"/>
        <w:autoSpaceDN w:val="0"/>
        <w:adjustRightInd w:val="0"/>
        <w:spacing w:after="200" w:line="56" w:lineRule="atLeast"/>
        <w:ind w:right="418"/>
        <w:rPr>
          <w:rFonts w:hint="eastAsia" w:ascii="仿宋" w:hAnsi="仿宋" w:eastAsia="仿宋" w:cs="仿宋"/>
          <w:b/>
          <w:bCs/>
          <w:kern w:val="0"/>
        </w:rPr>
      </w:pPr>
      <w:r>
        <w:rPr>
          <w:rFonts w:hint="eastAsia" w:ascii="仿宋" w:hAnsi="仿宋" w:eastAsia="仿宋" w:cs="仿宋"/>
          <w:b/>
          <w:bCs/>
          <w:kern w:val="0"/>
          <w:lang w:val="zh-CN"/>
        </w:rPr>
        <w:t>日期</w:t>
      </w:r>
      <w:r>
        <w:rPr>
          <w:rFonts w:hint="eastAsia" w:ascii="仿宋" w:hAnsi="仿宋" w:eastAsia="仿宋" w:cs="仿宋"/>
          <w:b/>
          <w:bCs/>
          <w:kern w:val="0"/>
        </w:rPr>
        <w:t>：</w:t>
      </w:r>
      <w:r>
        <w:rPr>
          <w:rFonts w:hint="eastAsia" w:ascii="仿宋" w:hAnsi="仿宋" w:eastAsia="仿宋" w:cs="仿宋"/>
          <w:b/>
          <w:bCs/>
          <w:kern w:val="0"/>
          <w:u w:val="single"/>
        </w:rPr>
        <w:t xml:space="preserve">                 </w:t>
      </w:r>
      <w:r>
        <w:rPr>
          <w:rFonts w:hint="eastAsia" w:ascii="仿宋" w:hAnsi="仿宋" w:eastAsia="仿宋" w:cs="仿宋"/>
          <w:b/>
          <w:bCs/>
          <w:kern w:val="0"/>
        </w:rPr>
        <w:t xml:space="preserve">                </w:t>
      </w:r>
    </w:p>
    <w:p w14:paraId="2192060E">
      <w:pPr>
        <w:tabs>
          <w:tab w:val="left" w:pos="9372"/>
        </w:tabs>
        <w:autoSpaceDE w:val="0"/>
        <w:autoSpaceDN w:val="0"/>
        <w:adjustRightInd w:val="0"/>
        <w:spacing w:after="200" w:line="56" w:lineRule="atLeast"/>
        <w:ind w:right="418"/>
        <w:rPr>
          <w:rFonts w:hint="eastAsia" w:ascii="仿宋" w:hAnsi="仿宋" w:eastAsia="仿宋" w:cs="仿宋"/>
          <w:kern w:val="0"/>
          <w:u w:val="single"/>
          <w:lang w:val="zh-CN"/>
        </w:rPr>
      </w:pPr>
      <w:r>
        <w:rPr>
          <w:rFonts w:hint="eastAsia" w:ascii="仿宋" w:hAnsi="仿宋" w:eastAsia="仿宋" w:cs="仿宋"/>
          <w:kern w:val="0"/>
        </w:rPr>
        <w:t xml:space="preserve"> </w:t>
      </w:r>
    </w:p>
    <w:p w14:paraId="0DFBB935">
      <w:pPr>
        <w:rPr>
          <w:rFonts w:hint="eastAsia" w:ascii="仿宋" w:hAnsi="仿宋" w:eastAsia="仿宋" w:cs="仿宋"/>
          <w:kern w:val="2"/>
          <w:sz w:val="24"/>
          <w:szCs w:val="24"/>
          <w:lang w:val="en-US" w:eastAsia="zh-CN" w:bidi="ar-SA"/>
        </w:rPr>
      </w:pPr>
    </w:p>
    <w:p w14:paraId="1CB1FA73">
      <w:pPr>
        <w:rPr>
          <w:rFonts w:hint="eastAsia" w:ascii="仿宋" w:hAnsi="仿宋" w:eastAsia="仿宋" w:cs="仿宋"/>
          <w:lang w:val="en-US" w:eastAsia="zh-CN"/>
        </w:rPr>
      </w:pPr>
    </w:p>
    <w:p w14:paraId="5C5AA4CC">
      <w:pPr>
        <w:rPr>
          <w:rFonts w:hint="eastAsia" w:ascii="仿宋" w:hAnsi="仿宋" w:eastAsia="仿宋" w:cs="仿宋"/>
          <w:lang w:val="en-US" w:eastAsia="zh-CN"/>
        </w:rPr>
      </w:pPr>
    </w:p>
    <w:p w14:paraId="2A659ADA">
      <w:pPr>
        <w:rPr>
          <w:rFonts w:hint="eastAsia" w:ascii="仿宋" w:hAnsi="仿宋" w:eastAsia="仿宋" w:cs="仿宋"/>
          <w:lang w:val="en-US" w:eastAsia="zh-CN"/>
        </w:rPr>
      </w:pPr>
    </w:p>
    <w:p w14:paraId="5DBFA855">
      <w:pPr>
        <w:rPr>
          <w:rFonts w:hint="eastAsia" w:ascii="仿宋" w:hAnsi="仿宋" w:eastAsia="仿宋" w:cs="仿宋"/>
          <w:color w:val="000000" w:themeColor="text1"/>
          <w:spacing w:val="-2"/>
          <w:sz w:val="24"/>
          <w:szCs w:val="24"/>
          <w:lang w:val="en-US" w:eastAsia="zh-CN"/>
          <w14:textFill>
            <w14:solidFill>
              <w14:schemeClr w14:val="tx1"/>
            </w14:solidFill>
          </w14:textFill>
        </w:rPr>
      </w:pPr>
      <w:r>
        <w:rPr>
          <w:rFonts w:hint="eastAsia" w:ascii="仿宋" w:hAnsi="仿宋" w:eastAsia="仿宋" w:cs="仿宋"/>
          <w:color w:val="000000" w:themeColor="text1"/>
          <w:spacing w:val="-2"/>
          <w:sz w:val="24"/>
          <w:szCs w:val="24"/>
          <w:lang w:val="en-US" w:eastAsia="zh-CN"/>
          <w14:textFill>
            <w14:solidFill>
              <w14:schemeClr w14:val="tx1"/>
            </w14:solidFill>
          </w14:textFill>
        </w:rPr>
        <w:br w:type="page"/>
      </w:r>
    </w:p>
    <w:p w14:paraId="240BF43F">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eastAsia" w:ascii="仿宋" w:hAnsi="仿宋" w:eastAsia="仿宋" w:cs="仿宋"/>
          <w:spacing w:val="0"/>
          <w:sz w:val="24"/>
          <w:szCs w:val="24"/>
          <w:lang w:eastAsia="zh-CN"/>
        </w:rPr>
      </w:pPr>
      <w:r>
        <w:rPr>
          <w:rFonts w:hint="eastAsia" w:ascii="仿宋" w:hAnsi="仿宋" w:eastAsia="仿宋" w:cs="仿宋"/>
          <w:spacing w:val="0"/>
          <w:sz w:val="24"/>
          <w:szCs w:val="24"/>
          <w:lang w:val="en-US" w:eastAsia="zh-CN"/>
        </w:rPr>
        <w:t>合同</w:t>
      </w:r>
      <w:r>
        <w:rPr>
          <w:rFonts w:hint="eastAsia" w:ascii="仿宋" w:hAnsi="仿宋" w:eastAsia="仿宋" w:cs="仿宋"/>
          <w:spacing w:val="0"/>
          <w:sz w:val="24"/>
          <w:szCs w:val="24"/>
        </w:rPr>
        <w:t>附件</w:t>
      </w:r>
      <w:r>
        <w:rPr>
          <w:rFonts w:hint="eastAsia" w:ascii="仿宋" w:hAnsi="仿宋" w:eastAsia="仿宋" w:cs="仿宋"/>
          <w:spacing w:val="0"/>
          <w:sz w:val="24"/>
          <w:szCs w:val="24"/>
          <w:lang w:val="en-US" w:eastAsia="zh-CN"/>
        </w:rPr>
        <w:t>五</w:t>
      </w:r>
      <w:r>
        <w:rPr>
          <w:rFonts w:hint="eastAsia" w:ascii="仿宋" w:hAnsi="仿宋" w:eastAsia="仿宋" w:cs="仿宋"/>
          <w:spacing w:val="0"/>
          <w:sz w:val="24"/>
          <w:szCs w:val="24"/>
          <w:lang w:eastAsia="zh-CN"/>
        </w:rPr>
        <w:t>：</w:t>
      </w:r>
    </w:p>
    <w:p w14:paraId="7221514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仿宋" w:hAnsi="仿宋" w:eastAsia="仿宋" w:cs="仿宋"/>
          <w:b/>
          <w:bCs/>
          <w:spacing w:val="0"/>
          <w:sz w:val="28"/>
          <w:szCs w:val="28"/>
        </w:rPr>
      </w:pPr>
      <w:r>
        <w:rPr>
          <w:rFonts w:hint="eastAsia" w:ascii="仿宋" w:hAnsi="仿宋" w:eastAsia="仿宋" w:cs="仿宋"/>
          <w:b/>
          <w:bCs/>
          <w:spacing w:val="0"/>
          <w:sz w:val="28"/>
          <w:szCs w:val="28"/>
        </w:rPr>
        <w:t>供应商反行贿准则</w:t>
      </w:r>
    </w:p>
    <w:p w14:paraId="7C09F04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仿宋" w:hAnsi="仿宋" w:eastAsia="仿宋" w:cs="仿宋"/>
          <w:b/>
          <w:bCs/>
          <w:spacing w:val="0"/>
          <w:sz w:val="28"/>
          <w:szCs w:val="28"/>
        </w:rPr>
      </w:pPr>
    </w:p>
    <w:p w14:paraId="41C4BA24">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本补充协议作为合同附属补充协议，甲乙双方就以下内容达成约定。</w:t>
      </w:r>
    </w:p>
    <w:p w14:paraId="4C69817E">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甲乙双方就合作过程中的廉洁、公平等事项做如下约定：</w:t>
      </w:r>
    </w:p>
    <w:p w14:paraId="4E8C779E">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1.双方在合作过程中，应自觉遵守中国法律法规，按照《中华人民共和国反不正当竞争法》、《中华人民共和国招标投标法》以及反商业贿赂的其他相关法律规定开展商业交易活动。</w:t>
      </w:r>
    </w:p>
    <w:p w14:paraId="3206940D">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2.甲方相关人员若有违反法律法规、商业道德与市场规则的情况，一经核实，甲方将予以严肃处理。包括但不限于以下几种情况：</w:t>
      </w:r>
    </w:p>
    <w:p w14:paraId="1D9C51AB">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a.商业礼物：甲方员工收受乙方的财物，包括但不限于礼金、物品、有价证券、提成、回扣或采取其他变相行贿的手段提供不正当利益等。</w:t>
      </w:r>
    </w:p>
    <w:p w14:paraId="62E6F3B7">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（如果一定要通过小礼物表达感情，请联系并寄给甲方审计监察经理，由甲方公司内部决定礼品的发放事宜。小礼品仅限于金额小于50元人民币并有生产厂家商标的纪念品。）</w:t>
      </w:r>
    </w:p>
    <w:p w14:paraId="5259C374">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b.公费招待：甲方提供或接受娱乐招待（包括演出、体育赛事、夜总会、KTV等）。</w:t>
      </w:r>
    </w:p>
    <w:p w14:paraId="3FC016E1">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（对于符合商业操守的午餐或晚餐，甲方愿意承担属于甲方员工的那部分费用。）</w:t>
      </w:r>
    </w:p>
    <w:p w14:paraId="5168665A">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c.利益冲突：乙方在工作场所以外与甲方的代表发展商业关系或其它足以对甲乙双方公平交易与正常商业往来产生不利影响的关系。</w:t>
      </w:r>
    </w:p>
    <w:p w14:paraId="050182CB">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3.乙方承诺：不以任何形式贿赂甲方人员、与甲方存在经济往来的人员（含甲方客户或供应商的员工），包括但不限于：</w:t>
      </w:r>
    </w:p>
    <w:p w14:paraId="6FF5B42D">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3.1以任何形式向甲方上述人员提供回扣、佣金，或馈赠现金及一切有价或保值物品、有价证券、商业兑换/支付凭证及有收藏价值的文化艺术及其他用品等。但在正常的、双方公司层面的商业会议过程中，交换符合相关商业行为惯例的礼品除外。</w:t>
      </w:r>
    </w:p>
    <w:p w14:paraId="621003AB">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3.2未经甲方事先书面同意，不得组织上述人员参加以下活动，包括但不限于旅游、高消费娱乐、以旅游为目的的在景区及休闲场所召开的会议。但相关费用由甲方承担的除外。</w:t>
      </w:r>
    </w:p>
    <w:p w14:paraId="2690B267">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3.3利用代理商或关联供应商贿赂上述人员。</w:t>
      </w:r>
    </w:p>
    <w:p w14:paraId="4629CAFC">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3.4相关法律法规明确规定为贿赂的行为。</w:t>
      </w:r>
    </w:p>
    <w:p w14:paraId="6FDF005A">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3.5乙方支持甲方的诚信廉洁建设，若上述人员在日常业务过程中有索贿行为，乙方必须拒绝，并向甲方主管部门实名投诉。若乙方对上述人员的索贿行为不拒绝、不申报、并满足其要求，则该行为视同乙方的贿赂行为，乙方应承担相应责任。</w:t>
      </w:r>
    </w:p>
    <w:p w14:paraId="6483CB2A">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3.6乙方应按照甲方要求主动申报与甲方是否还存在关联关系，不得发生关联交易行为。乙方不得与甲方或其亲属共同成立公司或允许甲方员工及其亲属参股乙方公司，使甲方员工或其亲属从乙方获取不正当利益。</w:t>
      </w:r>
    </w:p>
    <w:p w14:paraId="1EE739A0">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3.7乙方不得向甲方提供不合格、不合规及虚假货品或资料，包括但不限于：</w:t>
      </w:r>
    </w:p>
    <w:p w14:paraId="52699152">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1）将明知不符合物料技术规格书提供给甲方，且事先不告知。</w:t>
      </w:r>
    </w:p>
    <w:p w14:paraId="0D4B2E92">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2）乙方向甲方提供的文件、资料、数据、陈述和口头陈述等应保证真实、准确。</w:t>
      </w:r>
    </w:p>
    <w:p w14:paraId="5055C485">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3）乙方应严格遵守向甲方给予的承诺、双方签署的合同、协议及其他相关文件，按时、保质、保量提供货品；合理报价，不商业欺诈，不以次充好，不偷工减料。</w:t>
      </w:r>
    </w:p>
    <w:p w14:paraId="776BEE89">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4.甲方审计监察部门或其授权人员按照规定对合作过程进行监督。若发生本补充协议第2条和/或第3条所述情形，一经核实，甲方可视违约情形严重程度采取以下一项或数项措施：</w:t>
      </w:r>
    </w:p>
    <w:p w14:paraId="441F3B52">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a.甲方有权按照以下计算标准对乙方处罚（以较高者为准）：（1）罚金为甲乙双方最后一次交易完成之日前12个月内双方交易金额的10倍；（2）罚金为200万元人民币。</w:t>
      </w:r>
    </w:p>
    <w:p w14:paraId="28FC9821">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b.立即终止与乙方的合作。</w:t>
      </w:r>
    </w:p>
    <w:p w14:paraId="283C57BD">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c.情节严重的，按照国家有关法律提交相关部门处理。</w:t>
      </w:r>
    </w:p>
    <w:p w14:paraId="13725A79">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双方认可，本款约定的违约责任，是甲乙双方在充分谅解的基础上自愿达成，并应无条件遵守。</w:t>
      </w:r>
    </w:p>
    <w:p w14:paraId="219C2302">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5.乙方相关人员若发现甲方相关人员有违反法律法规、商业道德与市场规则的情况及其他舞弊或腐败现象，可通过如下渠道向甲方相关部门进行举报。</w:t>
      </w:r>
    </w:p>
    <w:p w14:paraId="32884596">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甲方受理举报部门：审计监察中心</w:t>
      </w:r>
    </w:p>
    <w:p w14:paraId="66F973C6">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举报电话：+86（21）3811 3402</w:t>
      </w:r>
    </w:p>
    <w:p w14:paraId="4B477A65">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举报电邮：audit@ehsy.com</w:t>
      </w:r>
    </w:p>
    <w:p w14:paraId="73388A55">
      <w:pPr>
        <w:pStyle w:val="2"/>
        <w:spacing w:line="480" w:lineRule="exact"/>
        <w:rPr>
          <w:rFonts w:hint="eastAsia" w:ascii="仿宋" w:hAnsi="仿宋" w:eastAsia="仿宋" w:cs="仿宋"/>
          <w:spacing w:val="0"/>
          <w:sz w:val="24"/>
          <w:szCs w:val="24"/>
        </w:rPr>
      </w:pPr>
      <w:r>
        <w:rPr>
          <w:rFonts w:hint="eastAsia" w:ascii="仿宋" w:hAnsi="仿宋" w:eastAsia="仿宋" w:cs="仿宋"/>
          <w:spacing w:val="0"/>
          <w:sz w:val="24"/>
          <w:szCs w:val="24"/>
        </w:rPr>
        <w:t>举报信箱：中国（上海）自由贸易试验区中科路1819号16层（名义楼层，实际楼层第13层）</w:t>
      </w:r>
    </w:p>
    <w:p w14:paraId="1B3A2248">
      <w:pPr>
        <w:pStyle w:val="2"/>
        <w:spacing w:line="480" w:lineRule="exact"/>
        <w:rPr>
          <w:rFonts w:hint="eastAsia" w:ascii="仿宋" w:hAnsi="仿宋" w:eastAsia="仿宋" w:cs="仿宋"/>
          <w:lang w:val="en-US"/>
        </w:rPr>
      </w:pPr>
      <w:r>
        <w:rPr>
          <w:rFonts w:hint="eastAsia" w:ascii="仿宋" w:hAnsi="仿宋" w:eastAsia="仿宋" w:cs="仿宋"/>
          <w:spacing w:val="0"/>
          <w:sz w:val="24"/>
          <w:szCs w:val="24"/>
        </w:rPr>
        <w:t>(201203) 审计监察中心（收）</w:t>
      </w:r>
    </w:p>
    <w:tbl>
      <w:tblPr>
        <w:tblStyle w:val="12"/>
        <w:tblpPr w:leftFromText="180" w:rightFromText="180" w:vertAnchor="text" w:horzAnchor="page" w:tblpX="1304" w:tblpY="451"/>
        <w:tblOverlap w:val="never"/>
        <w:tblW w:w="92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0"/>
        <w:gridCol w:w="4710"/>
      </w:tblGrid>
      <w:tr w14:paraId="72EDB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5CE280CB">
            <w:pPr>
              <w:widowControl w:val="0"/>
              <w:spacing w:before="240" w:after="0" w:line="480" w:lineRule="exact"/>
              <w:jc w:val="both"/>
              <w:rPr>
                <w:rFonts w:hint="eastAsia" w:ascii="仿宋" w:hAnsi="仿宋" w:eastAsia="仿宋" w:cs="仿宋"/>
                <w:b/>
                <w:bCs/>
                <w:color w:val="000000" w:themeColor="text1"/>
                <w:spacing w:val="-2"/>
                <w:sz w:val="24"/>
                <w:szCs w:val="24"/>
                <w:lang w:val="en-US"/>
                <w14:textFill>
                  <w14:solidFill>
                    <w14:schemeClr w14:val="tx1"/>
                  </w14:solidFill>
                </w14:textFill>
              </w:rPr>
            </w:pPr>
            <w:r>
              <w:rPr>
                <w:rFonts w:hint="eastAsia" w:ascii="仿宋" w:hAnsi="仿宋" w:eastAsia="仿宋" w:cs="仿宋"/>
                <w:b/>
                <w:bCs/>
                <w:color w:val="000000" w:themeColor="text1"/>
                <w:spacing w:val="-2"/>
                <w:sz w:val="24"/>
                <w:szCs w:val="24"/>
                <w:lang w:val="en-US"/>
                <w14:textFill>
                  <w14:solidFill>
                    <w14:schemeClr w14:val="tx1"/>
                  </w14:solidFill>
                </w14:textFill>
              </w:rPr>
              <w:t>甲方：西域智慧供应链（上海）股份公司</w:t>
            </w:r>
          </w:p>
        </w:tc>
        <w:tc>
          <w:tcPr>
            <w:tcW w:w="4710" w:type="dxa"/>
          </w:tcPr>
          <w:p w14:paraId="616686E7">
            <w:pPr>
              <w:widowControl w:val="0"/>
              <w:spacing w:before="240" w:after="0" w:line="480" w:lineRule="exact"/>
              <w:jc w:val="both"/>
              <w:rPr>
                <w:rFonts w:hint="eastAsia" w:ascii="仿宋" w:hAnsi="仿宋" w:eastAsia="仿宋" w:cs="仿宋"/>
                <w:b/>
                <w:bCs/>
                <w:color w:val="000000" w:themeColor="text1"/>
                <w:spacing w:val="-2"/>
                <w:sz w:val="24"/>
                <w:szCs w:val="24"/>
                <w:lang w:val="en-US"/>
                <w14:textFill>
                  <w14:solidFill>
                    <w14:schemeClr w14:val="tx1"/>
                  </w14:solidFill>
                </w14:textFill>
              </w:rPr>
            </w:pPr>
            <w:r>
              <w:rPr>
                <w:rFonts w:hint="eastAsia" w:ascii="仿宋" w:hAnsi="仿宋" w:eastAsia="仿宋" w:cs="仿宋"/>
                <w:b/>
                <w:bCs/>
                <w:color w:val="000000" w:themeColor="text1"/>
                <w:spacing w:val="-2"/>
                <w:sz w:val="24"/>
                <w:szCs w:val="24"/>
                <w:highlight w:val="none"/>
                <w:lang w:val="en-US"/>
                <w14:textFill>
                  <w14:solidFill>
                    <w14:schemeClr w14:val="tx1"/>
                  </w14:solidFill>
                </w14:textFill>
              </w:rPr>
              <w:t>乙方：</w:t>
            </w:r>
          </w:p>
        </w:tc>
      </w:tr>
      <w:tr w14:paraId="0F83E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530" w:type="dxa"/>
          </w:tcPr>
          <w:p w14:paraId="7EC57A88">
            <w:pPr>
              <w:widowControl w:val="0"/>
              <w:spacing w:before="240" w:after="0" w:line="480" w:lineRule="exact"/>
              <w:jc w:val="both"/>
              <w:rPr>
                <w:rFonts w:hint="eastAsia" w:ascii="仿宋" w:hAnsi="仿宋" w:eastAsia="仿宋" w:cs="仿宋"/>
                <w:b/>
                <w:bCs/>
                <w:color w:val="000000" w:themeColor="text1"/>
                <w:spacing w:val="-2"/>
                <w:sz w:val="24"/>
                <w:szCs w:val="24"/>
                <w:lang w:val="en-US"/>
                <w14:textFill>
                  <w14:solidFill>
                    <w14:schemeClr w14:val="tx1"/>
                  </w14:solidFill>
                </w14:textFill>
              </w:rPr>
            </w:pPr>
            <w:r>
              <w:rPr>
                <w:rFonts w:hint="eastAsia" w:ascii="仿宋" w:hAnsi="仿宋" w:eastAsia="仿宋" w:cs="仿宋"/>
                <w:b/>
                <w:bCs/>
                <w:color w:val="000000" w:themeColor="text1"/>
                <w:spacing w:val="-2"/>
                <w:sz w:val="24"/>
                <w:szCs w:val="24"/>
                <w:lang w:val="en-US"/>
                <w14:textFill>
                  <w14:solidFill>
                    <w14:schemeClr w14:val="tx1"/>
                  </w14:solidFill>
                </w14:textFill>
              </w:rPr>
              <w:t>授权代表人：</w:t>
            </w:r>
          </w:p>
        </w:tc>
        <w:tc>
          <w:tcPr>
            <w:tcW w:w="4710" w:type="dxa"/>
          </w:tcPr>
          <w:p w14:paraId="3E3B3F53">
            <w:pPr>
              <w:widowControl w:val="0"/>
              <w:spacing w:before="240" w:after="0" w:line="480" w:lineRule="exact"/>
              <w:jc w:val="both"/>
              <w:rPr>
                <w:rFonts w:hint="eastAsia" w:ascii="仿宋" w:hAnsi="仿宋" w:eastAsia="仿宋" w:cs="仿宋"/>
                <w:b/>
                <w:bCs/>
                <w:color w:val="000000" w:themeColor="text1"/>
                <w:spacing w:val="-2"/>
                <w:sz w:val="24"/>
                <w:szCs w:val="24"/>
                <w:lang w:val="en-US"/>
                <w14:textFill>
                  <w14:solidFill>
                    <w14:schemeClr w14:val="tx1"/>
                  </w14:solidFill>
                </w14:textFill>
              </w:rPr>
            </w:pPr>
            <w:r>
              <w:rPr>
                <w:rFonts w:hint="eastAsia" w:ascii="仿宋" w:hAnsi="仿宋" w:eastAsia="仿宋" w:cs="仿宋"/>
                <w:b/>
                <w:bCs/>
                <w:color w:val="000000" w:themeColor="text1"/>
                <w:spacing w:val="-2"/>
                <w:sz w:val="24"/>
                <w:szCs w:val="24"/>
                <w:lang w:val="en-US"/>
                <w14:textFill>
                  <w14:solidFill>
                    <w14:schemeClr w14:val="tx1"/>
                  </w14:solidFill>
                </w14:textFill>
              </w:rPr>
              <w:t>授权代表人：</w:t>
            </w:r>
          </w:p>
        </w:tc>
      </w:tr>
      <w:tr w14:paraId="01E70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5D5A263F">
            <w:pPr>
              <w:widowControl w:val="0"/>
              <w:spacing w:before="240" w:after="0" w:line="480" w:lineRule="exact"/>
              <w:jc w:val="both"/>
              <w:rPr>
                <w:rFonts w:hint="eastAsia" w:ascii="仿宋" w:hAnsi="仿宋" w:eastAsia="仿宋" w:cs="仿宋"/>
                <w:b/>
                <w:bCs/>
                <w:color w:val="000000" w:themeColor="text1"/>
                <w:spacing w:val="-2"/>
                <w:sz w:val="24"/>
                <w:szCs w:val="24"/>
                <w:lang w:val="en-US"/>
                <w14:textFill>
                  <w14:solidFill>
                    <w14:schemeClr w14:val="tx1"/>
                  </w14:solidFill>
                </w14:textFill>
              </w:rPr>
            </w:pPr>
            <w:r>
              <w:rPr>
                <w:rFonts w:hint="eastAsia" w:ascii="仿宋" w:hAnsi="仿宋" w:eastAsia="仿宋" w:cs="仿宋"/>
                <w:b/>
                <w:bCs/>
                <w:color w:val="000000" w:themeColor="text1"/>
                <w:spacing w:val="-2"/>
                <w:sz w:val="24"/>
                <w:szCs w:val="24"/>
                <w:lang w:val="en-US"/>
                <w14:textFill>
                  <w14:solidFill>
                    <w14:schemeClr w14:val="tx1"/>
                  </w14:solidFill>
                </w14:textFill>
              </w:rPr>
              <w:t>日期：</w:t>
            </w:r>
          </w:p>
        </w:tc>
        <w:tc>
          <w:tcPr>
            <w:tcW w:w="4710" w:type="dxa"/>
          </w:tcPr>
          <w:p w14:paraId="53300DB2">
            <w:pPr>
              <w:widowControl w:val="0"/>
              <w:spacing w:before="240" w:after="0" w:line="480" w:lineRule="exact"/>
              <w:jc w:val="both"/>
              <w:rPr>
                <w:rFonts w:hint="eastAsia" w:ascii="仿宋" w:hAnsi="仿宋" w:eastAsia="仿宋" w:cs="仿宋"/>
                <w:b/>
                <w:bCs/>
                <w:color w:val="000000" w:themeColor="text1"/>
                <w:spacing w:val="-2"/>
                <w:sz w:val="24"/>
                <w:szCs w:val="24"/>
                <w:lang w:val="en-US"/>
                <w14:textFill>
                  <w14:solidFill>
                    <w14:schemeClr w14:val="tx1"/>
                  </w14:solidFill>
                </w14:textFill>
              </w:rPr>
            </w:pPr>
            <w:r>
              <w:rPr>
                <w:rFonts w:hint="eastAsia" w:ascii="仿宋" w:hAnsi="仿宋" w:eastAsia="仿宋" w:cs="仿宋"/>
                <w:b/>
                <w:bCs/>
                <w:color w:val="000000" w:themeColor="text1"/>
                <w:spacing w:val="-2"/>
                <w:sz w:val="24"/>
                <w:szCs w:val="24"/>
                <w:lang w:val="en-US"/>
                <w14:textFill>
                  <w14:solidFill>
                    <w14:schemeClr w14:val="tx1"/>
                  </w14:solidFill>
                </w14:textFill>
              </w:rPr>
              <w:t>日期：</w:t>
            </w:r>
          </w:p>
        </w:tc>
      </w:tr>
    </w:tbl>
    <w:p w14:paraId="62E19915">
      <w:pPr>
        <w:spacing w:line="480" w:lineRule="exact"/>
        <w:rPr>
          <w:rFonts w:hint="eastAsia" w:ascii="仿宋" w:hAnsi="仿宋" w:eastAsia="仿宋" w:cs="仿宋"/>
        </w:rPr>
      </w:pPr>
    </w:p>
    <w:p w14:paraId="7469DC35">
      <w:pPr>
        <w:spacing w:line="480" w:lineRule="exact"/>
        <w:rPr>
          <w:rFonts w:hint="eastAsia" w:ascii="仿宋" w:hAnsi="仿宋" w:eastAsia="仿宋" w:cs="仿宋"/>
          <w:lang w:val="en-US" w:eastAsia="zh-CN"/>
        </w:rPr>
      </w:pPr>
      <w:r>
        <w:rPr>
          <w:rFonts w:hint="eastAsia" w:ascii="仿宋" w:hAnsi="仿宋" w:eastAsia="仿宋" w:cs="仿宋"/>
          <w:lang w:val="en-US" w:eastAsia="zh-CN"/>
        </w:rPr>
        <w:br w:type="page"/>
      </w:r>
    </w:p>
    <w:p w14:paraId="56025418">
      <w:pPr>
        <w:spacing w:before="480" w:after="240" w:line="440" w:lineRule="exact"/>
        <w:jc w:val="left"/>
        <w:rPr>
          <w:rFonts w:hint="eastAsia" w:ascii="仿宋" w:hAnsi="仿宋" w:eastAsia="仿宋" w:cs="仿宋"/>
          <w:b w:val="0"/>
          <w:bCs w:val="0"/>
          <w:color w:val="auto"/>
          <w:spacing w:val="-2"/>
          <w:sz w:val="24"/>
          <w:szCs w:val="24"/>
          <w:highlight w:val="none"/>
          <w:lang w:val="en-US" w:eastAsia="zh-CN"/>
        </w:rPr>
      </w:pPr>
      <w:r>
        <w:rPr>
          <w:rFonts w:hint="eastAsia" w:ascii="仿宋" w:hAnsi="仿宋" w:eastAsia="仿宋" w:cs="仿宋"/>
          <w:b w:val="0"/>
          <w:bCs w:val="0"/>
          <w:color w:val="auto"/>
          <w:spacing w:val="-2"/>
          <w:sz w:val="24"/>
          <w:szCs w:val="24"/>
          <w:highlight w:val="none"/>
          <w:lang w:val="en-US" w:eastAsia="zh-CN"/>
        </w:rPr>
        <w:t>附件七</w:t>
      </w:r>
    </w:p>
    <w:p w14:paraId="05551B02">
      <w:pPr>
        <w:spacing w:before="480" w:after="240" w:line="440" w:lineRule="exact"/>
        <w:jc w:val="center"/>
        <w:rPr>
          <w:rFonts w:hint="eastAsia" w:ascii="仿宋" w:hAnsi="仿宋" w:eastAsia="仿宋" w:cs="仿宋"/>
          <w:b/>
          <w:bCs/>
          <w:color w:val="auto"/>
          <w:spacing w:val="-2"/>
          <w:sz w:val="28"/>
          <w:szCs w:val="28"/>
          <w:highlight w:val="none"/>
        </w:rPr>
      </w:pPr>
      <w:r>
        <w:rPr>
          <w:rFonts w:hint="eastAsia" w:ascii="仿宋" w:hAnsi="仿宋" w:eastAsia="仿宋" w:cs="仿宋"/>
          <w:b/>
          <w:bCs/>
          <w:color w:val="auto"/>
          <w:spacing w:val="-2"/>
          <w:sz w:val="28"/>
          <w:szCs w:val="28"/>
          <w:highlight w:val="none"/>
        </w:rPr>
        <w:t>履约保证金</w:t>
      </w:r>
    </w:p>
    <w:p w14:paraId="0CFA57BC">
      <w:pPr>
        <w:spacing w:before="240"/>
        <w:ind w:firstLine="472" w:firstLineChars="200"/>
        <w:rPr>
          <w:rFonts w:hint="eastAsia" w:ascii="仿宋" w:hAnsi="仿宋" w:eastAsia="仿宋" w:cs="仿宋"/>
          <w:color w:val="auto"/>
          <w:spacing w:val="-2"/>
          <w:sz w:val="24"/>
          <w:szCs w:val="24"/>
          <w:highlight w:val="none"/>
          <w:lang w:eastAsia="zh-CN"/>
        </w:rPr>
      </w:pPr>
      <w:r>
        <w:rPr>
          <w:rFonts w:hint="eastAsia" w:ascii="仿宋" w:hAnsi="仿宋" w:eastAsia="仿宋" w:cs="仿宋"/>
          <w:color w:val="auto"/>
          <w:spacing w:val="-2"/>
          <w:sz w:val="24"/>
          <w:szCs w:val="24"/>
          <w:highlight w:val="none"/>
        </w:rPr>
        <w:t>本</w:t>
      </w:r>
      <w:r>
        <w:rPr>
          <w:rFonts w:hint="eastAsia" w:ascii="仿宋" w:hAnsi="仿宋" w:eastAsia="仿宋" w:cs="仿宋"/>
          <w:color w:val="auto"/>
          <w:spacing w:val="-2"/>
          <w:sz w:val="24"/>
          <w:szCs w:val="24"/>
          <w:highlight w:val="none"/>
          <w:lang w:val="en-US" w:eastAsia="zh-CN"/>
        </w:rPr>
        <w:t>附件</w:t>
      </w:r>
      <w:r>
        <w:rPr>
          <w:rFonts w:hint="eastAsia" w:ascii="仿宋" w:hAnsi="仿宋" w:eastAsia="仿宋" w:cs="仿宋"/>
          <w:color w:val="auto"/>
          <w:spacing w:val="-2"/>
          <w:sz w:val="24"/>
          <w:szCs w:val="24"/>
          <w:highlight w:val="none"/>
        </w:rPr>
        <w:t>作为</w:t>
      </w:r>
      <w:r>
        <w:rPr>
          <w:rFonts w:hint="eastAsia" w:ascii="仿宋" w:hAnsi="仿宋" w:eastAsia="仿宋" w:cs="仿宋"/>
          <w:color w:val="auto"/>
          <w:spacing w:val="-2"/>
          <w:sz w:val="24"/>
          <w:szCs w:val="24"/>
          <w:highlight w:val="none"/>
          <w:lang w:eastAsia="zh-CN"/>
        </w:rPr>
        <w:t>《</w:t>
      </w:r>
      <w:r>
        <w:rPr>
          <w:rFonts w:hint="eastAsia" w:ascii="仿宋" w:hAnsi="仿宋" w:eastAsia="仿宋" w:cs="仿宋"/>
          <w:color w:val="auto"/>
          <w:spacing w:val="-2"/>
          <w:highlight w:val="none"/>
        </w:rPr>
        <w:t>【西域数智化投标管理平台建设项目】软件产品许可及技术服务合同</w:t>
      </w:r>
      <w:r>
        <w:rPr>
          <w:rFonts w:hint="eastAsia" w:ascii="仿宋" w:hAnsi="仿宋" w:eastAsia="仿宋" w:cs="仿宋"/>
          <w:color w:val="auto"/>
          <w:spacing w:val="-2"/>
          <w:highlight w:val="none"/>
          <w:lang w:eastAsia="zh-CN"/>
        </w:rPr>
        <w:t>》（</w:t>
      </w:r>
      <w:r>
        <w:rPr>
          <w:rFonts w:hint="eastAsia" w:ascii="仿宋" w:hAnsi="仿宋" w:eastAsia="仿宋" w:cs="仿宋"/>
          <w:color w:val="auto"/>
          <w:spacing w:val="-2"/>
          <w:highlight w:val="none"/>
          <w:lang w:val="en-US" w:eastAsia="zh-CN"/>
        </w:rPr>
        <w:t>以下简称“主合同”</w:t>
      </w:r>
      <w:r>
        <w:rPr>
          <w:rFonts w:hint="eastAsia" w:ascii="仿宋" w:hAnsi="仿宋" w:eastAsia="仿宋" w:cs="仿宋"/>
          <w:color w:val="auto"/>
          <w:spacing w:val="-2"/>
          <w:highlight w:val="none"/>
          <w:lang w:eastAsia="zh-CN"/>
        </w:rPr>
        <w:t>）</w:t>
      </w:r>
      <w:r>
        <w:rPr>
          <w:rFonts w:hint="eastAsia" w:ascii="仿宋" w:hAnsi="仿宋" w:eastAsia="仿宋" w:cs="仿宋"/>
          <w:color w:val="auto"/>
          <w:spacing w:val="-2"/>
          <w:sz w:val="24"/>
          <w:szCs w:val="24"/>
          <w:highlight w:val="none"/>
          <w:lang w:val="en-US" w:eastAsia="zh-CN"/>
        </w:rPr>
        <w:t>的组成部分</w:t>
      </w:r>
      <w:r>
        <w:rPr>
          <w:rFonts w:hint="eastAsia" w:ascii="仿宋" w:hAnsi="仿宋" w:eastAsia="仿宋" w:cs="仿宋"/>
          <w:color w:val="auto"/>
          <w:spacing w:val="-2"/>
          <w:sz w:val="24"/>
          <w:szCs w:val="24"/>
          <w:highlight w:val="none"/>
        </w:rPr>
        <w:t>，甲乙双方就以下内容达成约定</w:t>
      </w:r>
      <w:r>
        <w:rPr>
          <w:rFonts w:hint="eastAsia" w:ascii="仿宋" w:hAnsi="仿宋" w:eastAsia="仿宋" w:cs="仿宋"/>
          <w:color w:val="auto"/>
          <w:spacing w:val="-2"/>
          <w:sz w:val="24"/>
          <w:szCs w:val="24"/>
          <w:highlight w:val="none"/>
          <w:lang w:eastAsia="zh-CN"/>
        </w:rPr>
        <w:t>：</w:t>
      </w:r>
    </w:p>
    <w:p w14:paraId="0A6F1259">
      <w:pPr>
        <w:numPr>
          <w:ilvl w:val="-1"/>
          <w:numId w:val="0"/>
        </w:numPr>
        <w:spacing w:before="240"/>
        <w:ind w:firstLine="472" w:firstLineChars="200"/>
        <w:rPr>
          <w:rFonts w:hint="eastAsia" w:ascii="仿宋" w:hAnsi="仿宋" w:eastAsia="仿宋" w:cs="仿宋"/>
          <w:color w:val="auto"/>
          <w:spacing w:val="-2"/>
          <w:sz w:val="24"/>
          <w:szCs w:val="24"/>
          <w:highlight w:val="none"/>
        </w:rPr>
      </w:pPr>
      <w:r>
        <w:rPr>
          <w:rFonts w:hint="eastAsia" w:ascii="仿宋" w:hAnsi="仿宋" w:eastAsia="仿宋" w:cs="仿宋"/>
          <w:color w:val="auto"/>
          <w:spacing w:val="-2"/>
          <w:sz w:val="24"/>
          <w:szCs w:val="24"/>
          <w:highlight w:val="none"/>
          <w:lang w:val="en-US" w:eastAsia="zh-CN"/>
        </w:rPr>
        <w:t>1.</w:t>
      </w:r>
      <w:r>
        <w:rPr>
          <w:rFonts w:hint="eastAsia" w:ascii="仿宋" w:hAnsi="仿宋" w:eastAsia="仿宋" w:cs="仿宋"/>
          <w:color w:val="auto"/>
          <w:spacing w:val="-2"/>
          <w:sz w:val="24"/>
          <w:szCs w:val="24"/>
          <w:highlight w:val="none"/>
        </w:rPr>
        <w:t>乙方同意，</w:t>
      </w:r>
      <w:r>
        <w:rPr>
          <w:rFonts w:hint="eastAsia" w:ascii="仿宋" w:hAnsi="仿宋" w:eastAsia="仿宋" w:cs="仿宋"/>
          <w:color w:val="auto"/>
          <w:spacing w:val="-2"/>
          <w:sz w:val="24"/>
          <w:szCs w:val="24"/>
          <w:highlight w:val="none"/>
          <w:lang w:val="en-US" w:eastAsia="zh-CN"/>
        </w:rPr>
        <w:t>投标阶段缴纳的投标保证金贰万元自甲乙双方签订合同之日起转为主合同项下的履约保证金，</w:t>
      </w:r>
      <w:r>
        <w:rPr>
          <w:rFonts w:hint="eastAsia" w:ascii="仿宋" w:hAnsi="仿宋" w:eastAsia="仿宋" w:cs="仿宋"/>
          <w:color w:val="auto"/>
          <w:spacing w:val="-2"/>
          <w:sz w:val="24"/>
          <w:szCs w:val="24"/>
          <w:highlight w:val="none"/>
        </w:rPr>
        <w:t>作为乙方完全履行</w:t>
      </w:r>
      <w:r>
        <w:rPr>
          <w:rFonts w:hint="eastAsia" w:ascii="仿宋" w:hAnsi="仿宋" w:eastAsia="仿宋" w:cs="仿宋"/>
          <w:color w:val="auto"/>
          <w:spacing w:val="-2"/>
          <w:sz w:val="24"/>
          <w:szCs w:val="24"/>
          <w:highlight w:val="none"/>
          <w:lang w:val="en-US" w:eastAsia="zh-CN"/>
        </w:rPr>
        <w:t>合同义务的</w:t>
      </w:r>
      <w:r>
        <w:rPr>
          <w:rFonts w:hint="eastAsia" w:ascii="仿宋" w:hAnsi="仿宋" w:eastAsia="仿宋" w:cs="仿宋"/>
          <w:color w:val="auto"/>
          <w:spacing w:val="-2"/>
          <w:sz w:val="24"/>
          <w:szCs w:val="24"/>
          <w:highlight w:val="none"/>
        </w:rPr>
        <w:t>保证。</w:t>
      </w:r>
    </w:p>
    <w:p w14:paraId="230CF86C">
      <w:pPr>
        <w:numPr>
          <w:ilvl w:val="-1"/>
          <w:numId w:val="0"/>
        </w:numPr>
        <w:spacing w:before="240"/>
        <w:ind w:firstLine="472" w:firstLineChars="200"/>
        <w:rPr>
          <w:rFonts w:hint="eastAsia" w:ascii="仿宋" w:hAnsi="仿宋" w:eastAsia="仿宋" w:cs="仿宋"/>
          <w:color w:val="auto"/>
          <w:spacing w:val="-2"/>
          <w:sz w:val="24"/>
          <w:szCs w:val="24"/>
          <w:highlight w:val="none"/>
          <w:lang w:val="en-US"/>
        </w:rPr>
      </w:pPr>
      <w:r>
        <w:rPr>
          <w:rFonts w:hint="eastAsia" w:ascii="仿宋" w:hAnsi="仿宋" w:eastAsia="仿宋" w:cs="仿宋"/>
          <w:color w:val="auto"/>
          <w:spacing w:val="-2"/>
          <w:sz w:val="24"/>
          <w:szCs w:val="24"/>
          <w:highlight w:val="none"/>
          <w:lang w:val="en-US" w:eastAsia="zh-CN"/>
        </w:rPr>
        <w:t>2.</w:t>
      </w:r>
      <w:r>
        <w:rPr>
          <w:rFonts w:hint="eastAsia" w:ascii="仿宋" w:hAnsi="仿宋" w:eastAsia="仿宋" w:cs="仿宋"/>
          <w:color w:val="auto"/>
          <w:spacing w:val="-2"/>
          <w:sz w:val="24"/>
          <w:szCs w:val="24"/>
          <w:highlight w:val="none"/>
        </w:rPr>
        <w:t>若乙方与甲方合作期间出现以下情形，包含且不局限于：</w:t>
      </w:r>
    </w:p>
    <w:p w14:paraId="6A7F7979">
      <w:pPr>
        <w:ind w:firstLine="480" w:firstLineChars="200"/>
        <w:rPr>
          <w:rFonts w:hint="eastAsia" w:ascii="仿宋" w:hAnsi="仿宋" w:eastAsia="仿宋" w:cs="仿宋"/>
          <w:spacing w:val="0"/>
          <w:sz w:val="24"/>
          <w:szCs w:val="24"/>
        </w:rPr>
      </w:pPr>
      <w:r>
        <w:rPr>
          <w:rFonts w:hint="eastAsia" w:ascii="仿宋" w:hAnsi="仿宋" w:eastAsia="仿宋" w:cs="仿宋"/>
          <w:spacing w:val="0"/>
          <w:sz w:val="24"/>
          <w:szCs w:val="24"/>
          <w:lang w:val="en-US" w:eastAsia="zh-CN"/>
        </w:rPr>
        <w:t>1）</w:t>
      </w:r>
      <w:r>
        <w:rPr>
          <w:rFonts w:hint="eastAsia" w:ascii="仿宋" w:hAnsi="仿宋" w:eastAsia="仿宋" w:cs="仿宋"/>
          <w:spacing w:val="0"/>
          <w:sz w:val="24"/>
          <w:szCs w:val="24"/>
        </w:rPr>
        <w:t>违反</w:t>
      </w:r>
      <w:r>
        <w:rPr>
          <w:rFonts w:hint="eastAsia" w:ascii="仿宋" w:hAnsi="仿宋" w:eastAsia="仿宋" w:cs="仿宋"/>
          <w:spacing w:val="0"/>
          <w:sz w:val="24"/>
          <w:szCs w:val="24"/>
          <w:lang w:val="en-US" w:eastAsia="zh-CN"/>
        </w:rPr>
        <w:t>主合同</w:t>
      </w:r>
      <w:r>
        <w:rPr>
          <w:rFonts w:hint="eastAsia" w:ascii="仿宋" w:hAnsi="仿宋" w:eastAsia="仿宋" w:cs="仿宋"/>
          <w:spacing w:val="0"/>
          <w:sz w:val="24"/>
          <w:szCs w:val="24"/>
        </w:rPr>
        <w:t>及</w:t>
      </w:r>
      <w:r>
        <w:rPr>
          <w:rFonts w:hint="eastAsia" w:ascii="仿宋" w:hAnsi="仿宋" w:eastAsia="仿宋" w:cs="仿宋"/>
          <w:spacing w:val="0"/>
          <w:sz w:val="24"/>
          <w:szCs w:val="24"/>
          <w:lang w:val="en-US" w:eastAsia="zh-CN"/>
        </w:rPr>
        <w:t>附件约定</w:t>
      </w:r>
      <w:r>
        <w:rPr>
          <w:rFonts w:hint="eastAsia" w:ascii="仿宋" w:hAnsi="仿宋" w:eastAsia="仿宋" w:cs="仿宋"/>
          <w:spacing w:val="0"/>
          <w:sz w:val="24"/>
          <w:szCs w:val="24"/>
        </w:rPr>
        <w:t>；</w:t>
      </w:r>
    </w:p>
    <w:p w14:paraId="66110251">
      <w:pPr>
        <w:ind w:firstLine="480" w:firstLineChars="200"/>
        <w:rPr>
          <w:rFonts w:hint="eastAsia" w:ascii="仿宋" w:hAnsi="仿宋" w:eastAsia="仿宋" w:cs="仿宋"/>
          <w:spacing w:val="0"/>
          <w:sz w:val="24"/>
          <w:szCs w:val="24"/>
          <w:lang w:val="en-US"/>
        </w:rPr>
      </w:pPr>
      <w:r>
        <w:rPr>
          <w:rFonts w:hint="eastAsia" w:ascii="仿宋" w:hAnsi="仿宋" w:eastAsia="仿宋" w:cs="仿宋"/>
          <w:spacing w:val="0"/>
          <w:sz w:val="24"/>
          <w:szCs w:val="24"/>
          <w:lang w:val="en-US" w:eastAsia="zh-CN"/>
        </w:rPr>
        <w:t>2）</w:t>
      </w:r>
      <w:r>
        <w:rPr>
          <w:rFonts w:hint="eastAsia" w:ascii="仿宋" w:hAnsi="仿宋" w:eastAsia="仿宋" w:cs="仿宋"/>
          <w:spacing w:val="0"/>
          <w:sz w:val="24"/>
          <w:szCs w:val="24"/>
        </w:rPr>
        <w:t>无法部分或全部履行</w:t>
      </w:r>
      <w:r>
        <w:rPr>
          <w:rFonts w:hint="eastAsia" w:ascii="仿宋" w:hAnsi="仿宋" w:eastAsia="仿宋" w:cs="仿宋"/>
          <w:spacing w:val="0"/>
          <w:sz w:val="24"/>
          <w:szCs w:val="24"/>
          <w:lang w:val="en-US" w:eastAsia="zh-CN"/>
        </w:rPr>
        <w:t>主合同及合同附件项下的义务</w:t>
      </w:r>
      <w:r>
        <w:rPr>
          <w:rFonts w:hint="eastAsia" w:ascii="仿宋" w:hAnsi="仿宋" w:eastAsia="仿宋" w:cs="仿宋"/>
          <w:spacing w:val="0"/>
          <w:sz w:val="24"/>
          <w:szCs w:val="24"/>
        </w:rPr>
        <w:t>；</w:t>
      </w:r>
    </w:p>
    <w:p w14:paraId="2514E184">
      <w:pPr>
        <w:spacing w:after="240" w:line="440" w:lineRule="exact"/>
        <w:ind w:left="0" w:firstLine="472" w:firstLineChars="200"/>
        <w:rPr>
          <w:rFonts w:hint="eastAsia" w:ascii="仿宋" w:hAnsi="仿宋" w:eastAsia="仿宋" w:cs="仿宋"/>
          <w:color w:val="auto"/>
          <w:spacing w:val="-2"/>
          <w:sz w:val="24"/>
          <w:szCs w:val="24"/>
          <w:highlight w:val="none"/>
          <w:lang w:val="en-US"/>
        </w:rPr>
      </w:pPr>
      <w:r>
        <w:rPr>
          <w:rFonts w:hint="eastAsia" w:ascii="仿宋" w:hAnsi="仿宋" w:eastAsia="仿宋" w:cs="仿宋"/>
          <w:color w:val="auto"/>
          <w:spacing w:val="-2"/>
          <w:sz w:val="24"/>
          <w:szCs w:val="24"/>
          <w:highlight w:val="none"/>
          <w:lang w:val="en-US"/>
        </w:rPr>
        <w:t>甲方有权在履约保证金中扣除</w:t>
      </w:r>
      <w:r>
        <w:rPr>
          <w:rFonts w:hint="eastAsia" w:ascii="仿宋" w:hAnsi="仿宋" w:eastAsia="仿宋" w:cs="仿宋"/>
          <w:color w:val="auto"/>
          <w:spacing w:val="-2"/>
          <w:sz w:val="24"/>
          <w:szCs w:val="24"/>
          <w:highlight w:val="none"/>
          <w:lang w:val="en-US" w:eastAsia="zh-CN"/>
        </w:rPr>
        <w:t>乙方应向甲方支付的违约金及其他</w:t>
      </w:r>
      <w:r>
        <w:rPr>
          <w:rFonts w:hint="eastAsia" w:ascii="仿宋" w:hAnsi="仿宋" w:eastAsia="仿宋" w:cs="仿宋"/>
          <w:color w:val="auto"/>
          <w:spacing w:val="-2"/>
          <w:sz w:val="24"/>
          <w:szCs w:val="24"/>
          <w:highlight w:val="none"/>
          <w:lang w:val="en-US"/>
        </w:rPr>
        <w:t>一切损失，</w:t>
      </w:r>
      <w:r>
        <w:rPr>
          <w:rFonts w:hint="eastAsia" w:ascii="仿宋" w:hAnsi="仿宋" w:eastAsia="仿宋" w:cs="仿宋"/>
          <w:color w:val="auto"/>
          <w:spacing w:val="-2"/>
          <w:sz w:val="24"/>
          <w:szCs w:val="24"/>
          <w:highlight w:val="none"/>
          <w:lang w:val="en-US" w:eastAsia="zh-CN"/>
        </w:rPr>
        <w:t>履约保证金</w:t>
      </w:r>
      <w:r>
        <w:rPr>
          <w:rFonts w:hint="eastAsia" w:ascii="仿宋" w:hAnsi="仿宋" w:eastAsia="仿宋" w:cs="仿宋"/>
          <w:color w:val="auto"/>
          <w:spacing w:val="-2"/>
          <w:sz w:val="24"/>
          <w:szCs w:val="24"/>
          <w:highlight w:val="none"/>
          <w:lang w:val="en-US"/>
        </w:rPr>
        <w:t>不足赔偿部分，乙方仍应</w:t>
      </w:r>
      <w:r>
        <w:rPr>
          <w:rFonts w:hint="eastAsia" w:ascii="仿宋" w:hAnsi="仿宋" w:eastAsia="仿宋" w:cs="仿宋"/>
          <w:color w:val="auto"/>
          <w:spacing w:val="-2"/>
          <w:sz w:val="24"/>
          <w:szCs w:val="24"/>
          <w:highlight w:val="none"/>
          <w:lang w:val="en-US" w:eastAsia="zh-CN"/>
        </w:rPr>
        <w:t>继续</w:t>
      </w:r>
      <w:r>
        <w:rPr>
          <w:rFonts w:hint="eastAsia" w:ascii="仿宋" w:hAnsi="仿宋" w:eastAsia="仿宋" w:cs="仿宋"/>
          <w:color w:val="auto"/>
          <w:spacing w:val="-2"/>
          <w:sz w:val="24"/>
          <w:szCs w:val="24"/>
          <w:highlight w:val="none"/>
          <w:lang w:val="en-US"/>
        </w:rPr>
        <w:t>向甲方承担赔偿责任。</w:t>
      </w:r>
    </w:p>
    <w:p w14:paraId="1BB465EE">
      <w:pPr>
        <w:pStyle w:val="18"/>
        <w:numPr>
          <w:ilvl w:val="-1"/>
          <w:numId w:val="0"/>
        </w:numPr>
        <w:spacing w:after="240" w:line="440" w:lineRule="exact"/>
        <w:ind w:left="0" w:leftChars="0" w:firstLine="472" w:firstLineChars="200"/>
        <w:contextualSpacing w:val="0"/>
        <w:rPr>
          <w:rFonts w:hint="eastAsia" w:ascii="仿宋" w:hAnsi="仿宋" w:eastAsia="仿宋" w:cs="仿宋"/>
          <w:color w:val="auto"/>
          <w:spacing w:val="-2"/>
          <w:sz w:val="24"/>
          <w:szCs w:val="24"/>
          <w:highlight w:val="none"/>
          <w:lang w:val="en-US"/>
        </w:rPr>
      </w:pPr>
      <w:r>
        <w:rPr>
          <w:rFonts w:hint="eastAsia" w:ascii="仿宋" w:hAnsi="仿宋" w:eastAsia="仿宋" w:cs="仿宋"/>
          <w:color w:val="auto"/>
          <w:spacing w:val="-2"/>
          <w:sz w:val="24"/>
          <w:szCs w:val="24"/>
          <w:highlight w:val="none"/>
          <w:lang w:val="en-US" w:eastAsia="zh-CN"/>
        </w:rPr>
        <w:t>3.</w:t>
      </w:r>
      <w:r>
        <w:rPr>
          <w:rFonts w:hint="eastAsia" w:ascii="仿宋" w:hAnsi="仿宋" w:eastAsia="仿宋" w:cs="仿宋"/>
          <w:color w:val="auto"/>
          <w:spacing w:val="-2"/>
          <w:sz w:val="24"/>
          <w:szCs w:val="24"/>
          <w:highlight w:val="none"/>
          <w:lang w:val="en-US"/>
        </w:rPr>
        <w:t>甲乙双方一致同意，因甲方扣除导致保证金低于【</w:t>
      </w:r>
      <w:r>
        <w:rPr>
          <w:rFonts w:hint="eastAsia" w:ascii="仿宋" w:hAnsi="仿宋" w:eastAsia="仿宋" w:cs="仿宋"/>
          <w:color w:val="auto"/>
          <w:spacing w:val="-2"/>
          <w:sz w:val="24"/>
          <w:szCs w:val="24"/>
          <w:highlight w:val="none"/>
          <w:lang w:val="en-US" w:eastAsia="zh-CN"/>
        </w:rPr>
        <w:t>2</w:t>
      </w:r>
      <w:r>
        <w:rPr>
          <w:rFonts w:hint="eastAsia" w:ascii="仿宋" w:hAnsi="仿宋" w:eastAsia="仿宋" w:cs="仿宋"/>
          <w:color w:val="auto"/>
          <w:spacing w:val="-2"/>
          <w:sz w:val="24"/>
          <w:szCs w:val="24"/>
          <w:highlight w:val="none"/>
          <w:lang w:val="en-US"/>
        </w:rPr>
        <w:t>】万元的，乙方应立即补足履约保证金；乙方未按时足额补足的，每迟延一日，乙方应按迟延补足金额的千分之一向甲方支付违约金。</w:t>
      </w:r>
    </w:p>
    <w:p w14:paraId="171AFBE1">
      <w:pPr>
        <w:pStyle w:val="18"/>
        <w:numPr>
          <w:ilvl w:val="-1"/>
          <w:numId w:val="0"/>
        </w:numPr>
        <w:spacing w:after="240" w:line="440" w:lineRule="exact"/>
        <w:ind w:left="0" w:leftChars="0" w:firstLine="472" w:firstLineChars="200"/>
        <w:contextualSpacing w:val="0"/>
        <w:rPr>
          <w:rFonts w:hint="eastAsia" w:ascii="仿宋" w:hAnsi="仿宋" w:eastAsia="仿宋" w:cs="仿宋"/>
          <w:color w:val="auto"/>
          <w:spacing w:val="-2"/>
          <w:sz w:val="24"/>
          <w:szCs w:val="24"/>
          <w:highlight w:val="none"/>
          <w:lang w:val="en-US"/>
        </w:rPr>
      </w:pPr>
      <w:r>
        <w:rPr>
          <w:rFonts w:hint="eastAsia" w:ascii="仿宋" w:hAnsi="仿宋" w:eastAsia="仿宋" w:cs="仿宋"/>
          <w:color w:val="auto"/>
          <w:spacing w:val="-2"/>
          <w:sz w:val="24"/>
          <w:szCs w:val="24"/>
          <w:highlight w:val="yellow"/>
          <w:lang w:val="en-US" w:eastAsia="zh-CN"/>
        </w:rPr>
        <w:t>4.项目整体验收合格一年后</w:t>
      </w:r>
      <w:r>
        <w:rPr>
          <w:rFonts w:hint="eastAsia" w:ascii="仿宋" w:hAnsi="仿宋" w:eastAsia="仿宋" w:cs="仿宋"/>
          <w:color w:val="auto"/>
          <w:spacing w:val="-2"/>
          <w:sz w:val="24"/>
          <w:szCs w:val="24"/>
          <w:highlight w:val="yellow"/>
          <w:lang w:val="en-US"/>
        </w:rPr>
        <w:t>，</w:t>
      </w:r>
      <w:r>
        <w:rPr>
          <w:rFonts w:hint="eastAsia" w:ascii="仿宋" w:hAnsi="仿宋" w:eastAsia="仿宋" w:cs="仿宋"/>
          <w:color w:val="auto"/>
          <w:spacing w:val="-2"/>
          <w:sz w:val="24"/>
          <w:szCs w:val="24"/>
          <w:highlight w:val="none"/>
          <w:lang w:val="en-US" w:eastAsia="zh-CN"/>
        </w:rPr>
        <w:t>如乙方未出现本附件第2条或其他扣除履约保证金情形的，</w:t>
      </w:r>
      <w:r>
        <w:rPr>
          <w:rFonts w:hint="eastAsia" w:ascii="仿宋" w:hAnsi="仿宋" w:eastAsia="仿宋" w:cs="仿宋"/>
          <w:color w:val="auto"/>
          <w:spacing w:val="-2"/>
          <w:sz w:val="24"/>
          <w:szCs w:val="24"/>
          <w:highlight w:val="none"/>
          <w:lang w:val="en-US"/>
        </w:rPr>
        <w:t>甲方将</w:t>
      </w:r>
      <w:r>
        <w:rPr>
          <w:rFonts w:hint="eastAsia" w:ascii="仿宋" w:hAnsi="仿宋" w:eastAsia="仿宋" w:cs="仿宋"/>
          <w:color w:val="auto"/>
          <w:spacing w:val="-2"/>
          <w:sz w:val="24"/>
          <w:szCs w:val="24"/>
          <w:highlight w:val="none"/>
          <w:lang w:val="en-US" w:eastAsia="zh-CN"/>
        </w:rPr>
        <w:t>在收到乙方的申请后</w:t>
      </w:r>
      <w:r>
        <w:rPr>
          <w:rFonts w:hint="eastAsia" w:ascii="仿宋" w:hAnsi="仿宋" w:eastAsia="仿宋" w:cs="仿宋"/>
          <w:color w:val="auto"/>
          <w:spacing w:val="-2"/>
          <w:sz w:val="24"/>
          <w:szCs w:val="24"/>
          <w:highlight w:val="none"/>
          <w:lang w:val="en-US"/>
        </w:rPr>
        <w:t xml:space="preserve">无息原额返还履约保证金。 </w:t>
      </w:r>
    </w:p>
    <w:p w14:paraId="6278BA29">
      <w:pPr>
        <w:tabs>
          <w:tab w:val="left" w:pos="1080"/>
          <w:tab w:val="left" w:pos="1560"/>
        </w:tabs>
        <w:spacing w:after="240" w:line="440" w:lineRule="exact"/>
        <w:rPr>
          <w:rFonts w:hint="eastAsia" w:ascii="仿宋" w:hAnsi="仿宋" w:eastAsia="仿宋" w:cs="仿宋"/>
          <w:color w:val="auto"/>
          <w:spacing w:val="-2"/>
          <w:sz w:val="24"/>
          <w:szCs w:val="24"/>
          <w:highlight w:val="none"/>
          <w:lang w:val="en-US"/>
        </w:rPr>
      </w:pPr>
    </w:p>
    <w:tbl>
      <w:tblPr>
        <w:tblStyle w:val="12"/>
        <w:tblW w:w="0" w:type="auto"/>
        <w:tblInd w:w="-2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5"/>
        <w:gridCol w:w="4233"/>
      </w:tblGrid>
      <w:tr w14:paraId="38015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5" w:type="dxa"/>
          </w:tcPr>
          <w:p w14:paraId="41C47C12">
            <w:pPr>
              <w:widowControl w:val="0"/>
              <w:spacing w:before="240" w:after="0" w:line="440" w:lineRule="exact"/>
              <w:jc w:val="both"/>
              <w:rPr>
                <w:rFonts w:hint="eastAsia" w:ascii="仿宋" w:hAnsi="仿宋" w:eastAsia="仿宋" w:cs="仿宋"/>
                <w:color w:val="auto"/>
                <w:spacing w:val="-2"/>
                <w:sz w:val="24"/>
                <w:szCs w:val="24"/>
                <w:highlight w:val="none"/>
                <w:lang w:val="en-US"/>
              </w:rPr>
            </w:pPr>
            <w:r>
              <w:rPr>
                <w:rFonts w:hint="eastAsia" w:ascii="仿宋" w:hAnsi="仿宋" w:eastAsia="仿宋" w:cs="仿宋"/>
                <w:color w:val="auto"/>
                <w:spacing w:val="-2"/>
                <w:sz w:val="24"/>
                <w:szCs w:val="24"/>
                <w:highlight w:val="none"/>
                <w:lang w:val="en-US"/>
              </w:rPr>
              <w:t>甲方：西域智慧供应链（上海）股份公司</w:t>
            </w:r>
          </w:p>
        </w:tc>
        <w:tc>
          <w:tcPr>
            <w:tcW w:w="4233" w:type="dxa"/>
          </w:tcPr>
          <w:p w14:paraId="234619FC">
            <w:pPr>
              <w:widowControl w:val="0"/>
              <w:spacing w:before="240" w:after="0" w:line="440" w:lineRule="exact"/>
              <w:jc w:val="both"/>
              <w:rPr>
                <w:rFonts w:hint="eastAsia" w:ascii="仿宋" w:hAnsi="仿宋" w:eastAsia="仿宋" w:cs="仿宋"/>
                <w:color w:val="auto"/>
                <w:spacing w:val="-2"/>
                <w:sz w:val="24"/>
                <w:szCs w:val="24"/>
                <w:highlight w:val="none"/>
                <w:lang w:val="en-US"/>
              </w:rPr>
            </w:pPr>
            <w:r>
              <w:rPr>
                <w:rFonts w:hint="eastAsia" w:ascii="仿宋" w:hAnsi="仿宋" w:eastAsia="仿宋" w:cs="仿宋"/>
                <w:color w:val="auto"/>
                <w:spacing w:val="-2"/>
                <w:sz w:val="24"/>
                <w:szCs w:val="24"/>
                <w:highlight w:val="none"/>
                <w:lang w:val="en-US"/>
              </w:rPr>
              <w:t>乙方：</w:t>
            </w:r>
          </w:p>
        </w:tc>
      </w:tr>
      <w:tr w14:paraId="797C0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5" w:type="dxa"/>
          </w:tcPr>
          <w:p w14:paraId="6342F333">
            <w:pPr>
              <w:widowControl w:val="0"/>
              <w:spacing w:before="240" w:after="0" w:line="440" w:lineRule="exact"/>
              <w:jc w:val="both"/>
              <w:rPr>
                <w:rFonts w:hint="eastAsia" w:ascii="仿宋" w:hAnsi="仿宋" w:eastAsia="仿宋" w:cs="仿宋"/>
                <w:color w:val="auto"/>
                <w:spacing w:val="-2"/>
                <w:sz w:val="24"/>
                <w:szCs w:val="24"/>
                <w:highlight w:val="none"/>
                <w:lang w:val="en-US"/>
              </w:rPr>
            </w:pPr>
            <w:r>
              <w:rPr>
                <w:rFonts w:hint="eastAsia" w:ascii="仿宋" w:hAnsi="仿宋" w:eastAsia="仿宋" w:cs="仿宋"/>
                <w:color w:val="auto"/>
                <w:spacing w:val="-2"/>
                <w:sz w:val="24"/>
                <w:szCs w:val="24"/>
                <w:highlight w:val="none"/>
                <w:lang w:val="en-US"/>
              </w:rPr>
              <w:t>授权代表人：</w:t>
            </w:r>
          </w:p>
        </w:tc>
        <w:tc>
          <w:tcPr>
            <w:tcW w:w="4233" w:type="dxa"/>
          </w:tcPr>
          <w:p w14:paraId="7615CCBB">
            <w:pPr>
              <w:widowControl w:val="0"/>
              <w:spacing w:before="240" w:after="0" w:line="440" w:lineRule="exact"/>
              <w:jc w:val="both"/>
              <w:rPr>
                <w:rFonts w:hint="eastAsia" w:ascii="仿宋" w:hAnsi="仿宋" w:eastAsia="仿宋" w:cs="仿宋"/>
                <w:color w:val="auto"/>
                <w:spacing w:val="-2"/>
                <w:sz w:val="24"/>
                <w:szCs w:val="24"/>
                <w:highlight w:val="none"/>
                <w:lang w:val="en-US"/>
              </w:rPr>
            </w:pPr>
            <w:r>
              <w:rPr>
                <w:rFonts w:hint="eastAsia" w:ascii="仿宋" w:hAnsi="仿宋" w:eastAsia="仿宋" w:cs="仿宋"/>
                <w:color w:val="auto"/>
                <w:spacing w:val="-2"/>
                <w:sz w:val="24"/>
                <w:szCs w:val="24"/>
                <w:highlight w:val="none"/>
                <w:lang w:val="en-US"/>
              </w:rPr>
              <w:t>授权代表人：</w:t>
            </w:r>
          </w:p>
        </w:tc>
      </w:tr>
      <w:tr w14:paraId="7CB1B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5" w:type="dxa"/>
          </w:tcPr>
          <w:p w14:paraId="70FA4839">
            <w:pPr>
              <w:widowControl w:val="0"/>
              <w:spacing w:before="240" w:after="0" w:line="440" w:lineRule="exact"/>
              <w:jc w:val="both"/>
              <w:rPr>
                <w:rFonts w:hint="eastAsia" w:ascii="仿宋" w:hAnsi="仿宋" w:eastAsia="仿宋" w:cs="仿宋"/>
                <w:color w:val="auto"/>
                <w:spacing w:val="-2"/>
                <w:sz w:val="24"/>
                <w:szCs w:val="24"/>
                <w:highlight w:val="none"/>
                <w:lang w:val="en-US"/>
              </w:rPr>
            </w:pPr>
            <w:r>
              <w:rPr>
                <w:rFonts w:hint="eastAsia" w:ascii="仿宋" w:hAnsi="仿宋" w:eastAsia="仿宋" w:cs="仿宋"/>
                <w:color w:val="auto"/>
                <w:spacing w:val="-2"/>
                <w:sz w:val="24"/>
                <w:szCs w:val="24"/>
                <w:highlight w:val="none"/>
                <w:lang w:val="en-US"/>
              </w:rPr>
              <w:t>日期：</w:t>
            </w:r>
          </w:p>
        </w:tc>
        <w:tc>
          <w:tcPr>
            <w:tcW w:w="4233" w:type="dxa"/>
          </w:tcPr>
          <w:p w14:paraId="7B99CB3E">
            <w:pPr>
              <w:widowControl w:val="0"/>
              <w:spacing w:before="240" w:after="0" w:line="440" w:lineRule="exact"/>
              <w:jc w:val="both"/>
              <w:rPr>
                <w:rFonts w:hint="eastAsia" w:ascii="仿宋" w:hAnsi="仿宋" w:eastAsia="仿宋" w:cs="仿宋"/>
                <w:color w:val="auto"/>
                <w:spacing w:val="-2"/>
                <w:sz w:val="24"/>
                <w:szCs w:val="24"/>
                <w:highlight w:val="none"/>
                <w:lang w:val="en-US"/>
              </w:rPr>
            </w:pPr>
            <w:r>
              <w:rPr>
                <w:rFonts w:hint="eastAsia" w:ascii="仿宋" w:hAnsi="仿宋" w:eastAsia="仿宋" w:cs="仿宋"/>
                <w:color w:val="auto"/>
                <w:spacing w:val="-2"/>
                <w:sz w:val="24"/>
                <w:szCs w:val="24"/>
                <w:highlight w:val="none"/>
                <w:lang w:val="en-US"/>
              </w:rPr>
              <w:t>日期：</w:t>
            </w:r>
          </w:p>
        </w:tc>
      </w:tr>
    </w:tbl>
    <w:p w14:paraId="4DB00FE5">
      <w:pPr>
        <w:pStyle w:val="2"/>
        <w:autoSpaceDE/>
        <w:autoSpaceDN/>
        <w:spacing w:line="440" w:lineRule="exact"/>
        <w:ind w:firstLine="0"/>
        <w:rPr>
          <w:rFonts w:hint="default" w:ascii="仿宋" w:hAnsi="仿宋" w:eastAsia="仿宋" w:cs="仿宋"/>
          <w:sz w:val="30"/>
          <w:szCs w:val="30"/>
          <w:lang w:val="en-US" w:eastAsia="zh-CN"/>
        </w:rPr>
      </w:pPr>
    </w:p>
    <w:sectPr>
      <w:headerReference r:id="rId5" w:type="default"/>
      <w:footerReference r:id="rId6" w:type="default"/>
      <w:pgSz w:w="11900" w:h="16840"/>
      <w:pgMar w:top="1440" w:right="1800" w:bottom="1440" w:left="1800" w:header="510" w:footer="850" w:gutter="0"/>
      <w:cols w:space="425" w:num="1"/>
      <w:docGrid w:type="lines" w:linePitch="423"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Sophie_Sun" w:date="2026-04-20T14:26:29Z" w:initials="">
    <w:p w14:paraId="39DD686C">
      <w:pPr>
        <w:pStyle w:val="3"/>
        <w:rPr>
          <w:rFonts w:hint="default" w:eastAsiaTheme="minorEastAsia"/>
          <w:lang w:val="en-US" w:eastAsia="zh-CN"/>
        </w:rPr>
      </w:pPr>
      <w:r>
        <w:rPr>
          <w:rFonts w:hint="eastAsia"/>
          <w:lang w:val="en-US" w:eastAsia="zh-CN"/>
        </w:rPr>
        <w:t>泊冉端填写</w:t>
      </w:r>
    </w:p>
  </w:comment>
  <w:comment w:id="1" w:author="Sophie_Sun" w:date="2026-04-20T14:29:14Z" w:initials="">
    <w:p w14:paraId="15D6313D">
      <w:pPr>
        <w:pStyle w:val="3"/>
        <w:rPr>
          <w:rFonts w:hint="default" w:eastAsiaTheme="minorEastAsia"/>
          <w:lang w:val="en-US" w:eastAsia="zh-CN"/>
        </w:rPr>
      </w:pPr>
      <w:r>
        <w:rPr>
          <w:rFonts w:hint="eastAsia"/>
          <w:lang w:val="en-US" w:eastAsia="zh-CN"/>
        </w:rPr>
        <w:t>泊冉端填写</w:t>
      </w:r>
    </w:p>
  </w:comment>
  <w:comment w:id="2" w:author="Sophie_Sun" w:date="2026-04-20T14:29:35Z" w:initials="">
    <w:p w14:paraId="70B45E0D">
      <w:pPr>
        <w:pStyle w:val="3"/>
        <w:rPr>
          <w:rFonts w:hint="default" w:eastAsiaTheme="minorEastAsia"/>
          <w:lang w:val="en-US" w:eastAsia="zh-CN"/>
        </w:rPr>
      </w:pPr>
      <w:r>
        <w:rPr>
          <w:rFonts w:hint="eastAsia"/>
          <w:lang w:val="en-US" w:eastAsia="zh-CN"/>
        </w:rPr>
        <w:t>泊冉端填写</w:t>
      </w:r>
    </w:p>
  </w:comment>
  <w:comment w:id="3" w:author="Sophie_Sun" w:date="2026-04-20T15:05:44Z" w:initials="">
    <w:p w14:paraId="64AEF607">
      <w:pPr>
        <w:pStyle w:val="3"/>
        <w:rPr>
          <w:rFonts w:hint="default" w:eastAsiaTheme="minorEastAsia"/>
          <w:lang w:val="en-US" w:eastAsia="zh-CN"/>
        </w:rPr>
      </w:pPr>
      <w:r>
        <w:rPr>
          <w:rFonts w:hint="eastAsia"/>
          <w:lang w:val="en-US" w:eastAsia="zh-CN"/>
        </w:rPr>
        <w:t>泊冉确认</w:t>
      </w:r>
    </w:p>
  </w:comment>
  <w:comment w:id="4" w:author="Sophie_Sun" w:date="2026-04-20T15:06:28Z" w:initials="">
    <w:p w14:paraId="6BE41F7F">
      <w:pPr>
        <w:pStyle w:val="3"/>
        <w:rPr>
          <w:rFonts w:hint="default" w:eastAsiaTheme="minorEastAsia"/>
          <w:lang w:val="en-US" w:eastAsia="zh-CN"/>
        </w:rPr>
      </w:pPr>
      <w:r>
        <w:rPr>
          <w:rFonts w:hint="eastAsia"/>
          <w:lang w:val="en-US" w:eastAsia="zh-CN"/>
        </w:rPr>
        <w:t>泊冉端填写</w:t>
      </w:r>
    </w:p>
  </w:comment>
  <w:comment w:id="5" w:author="Sophie_Sun" w:date="2026-04-20T15:06:43Z" w:initials="">
    <w:p w14:paraId="5033ACE5">
      <w:pPr>
        <w:pStyle w:val="3"/>
        <w:rPr>
          <w:rFonts w:hint="default" w:eastAsiaTheme="minorEastAsia"/>
          <w:lang w:val="en-US" w:eastAsia="zh-CN"/>
        </w:rPr>
      </w:pPr>
      <w:r>
        <w:rPr>
          <w:rFonts w:hint="eastAsia"/>
          <w:lang w:val="en-US" w:eastAsia="zh-CN"/>
        </w:rPr>
        <w:t>泊冉端提供</w:t>
      </w:r>
    </w:p>
  </w:comment>
  <w:comment w:id="6" w:author="Sophie_Sun" w:date="2026-04-20T15:10:25Z" w:initials="">
    <w:p w14:paraId="40BC70C4">
      <w:pPr>
        <w:pStyle w:val="3"/>
        <w:rPr>
          <w:rFonts w:hint="default" w:eastAsiaTheme="minorEastAsia"/>
          <w:lang w:val="en-US" w:eastAsia="zh-CN"/>
        </w:rPr>
      </w:pPr>
      <w:r>
        <w:rPr>
          <w:rFonts w:hint="eastAsia"/>
          <w:lang w:val="en-US" w:eastAsia="zh-CN"/>
        </w:rPr>
        <w:t>泊冉：是否需要重新提供，包括周期？请提供</w:t>
      </w:r>
      <w:bookmarkStart w:id="4" w:name="_GoBack"/>
      <w:bookmarkEnd w:id="4"/>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9DD686C" w15:done="0"/>
  <w15:commentEx w15:paraId="15D6313D" w15:done="0"/>
  <w15:commentEx w15:paraId="70B45E0D" w15:done="0"/>
  <w15:commentEx w15:paraId="64AEF607" w15:done="0"/>
  <w15:commentEx w15:paraId="6BE41F7F" w15:done="0"/>
  <w15:commentEx w15:paraId="5033ACE5" w15:done="0"/>
  <w15:commentEx w15:paraId="40BC70C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roma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entury Gothic">
    <w:panose1 w:val="020B0502020202020204"/>
    <w:charset w:val="00"/>
    <w:family w:val="swiss"/>
    <w:pitch w:val="default"/>
    <w:sig w:usb0="00000287" w:usb1="00000000" w:usb2="00000000" w:usb3="00000000" w:csb0="2000009F" w:csb1="DFD70000"/>
  </w:font>
  <w:font w:name="华文细黑">
    <w:panose1 w:val="02010600040101010101"/>
    <w:charset w:val="86"/>
    <w:family w:val="auto"/>
    <w:pitch w:val="default"/>
    <w:sig w:usb0="00000287" w:usb1="080F0000" w:usb2="00000000" w:usb3="00000000" w:csb0="0004009F" w:csb1="DFD70000"/>
  </w:font>
  <w:font w:name="Book Antiqua">
    <w:panose1 w:val="02040602050305030304"/>
    <w:charset w:val="00"/>
    <w:family w:val="roman"/>
    <w:pitch w:val="default"/>
    <w:sig w:usb0="00000287" w:usb1="00000000" w:usb2="00000000" w:usb3="00000000" w:csb0="2000009F" w:csb1="DFD7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D003BA">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E3A1FB">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7BE3A1FB">
                    <w:pPr>
                      <w:pStyle w:val="7"/>
                    </w:pPr>
                    <w:r>
                      <w:fldChar w:fldCharType="begin"/>
                    </w:r>
                    <w:r>
                      <w:instrText xml:space="preserve"> PAGE  \* MERGEFORMAT </w:instrText>
                    </w:r>
                    <w:r>
                      <w:fldChar w:fldCharType="separate"/>
                    </w:r>
                    <w:r>
                      <w:t>1</w:t>
                    </w:r>
                    <w:r>
                      <w:fldChar w:fldCharType="end"/>
                    </w:r>
                  </w:p>
                </w:txbxContent>
              </v:textbox>
            </v:shape>
          </w:pict>
        </mc:Fallback>
      </mc:AlternateContent>
    </w:r>
  </w:p>
  <w:p w14:paraId="5E84218A">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59A70">
    <w:pPr>
      <w:pStyle w:val="8"/>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EA4FB7"/>
    <w:multiLevelType w:val="singleLevel"/>
    <w:tmpl w:val="22EA4FB7"/>
    <w:lvl w:ilvl="0" w:tentative="0">
      <w:start w:val="2"/>
      <w:numFmt w:val="decimal"/>
      <w:suff w:val="nothing"/>
      <w:lvlText w:val="%1、"/>
      <w:lvlJc w:val="left"/>
    </w:lvl>
  </w:abstractNum>
  <w:abstractNum w:abstractNumId="1">
    <w:nsid w:val="35506C93"/>
    <w:multiLevelType w:val="singleLevel"/>
    <w:tmpl w:val="35506C93"/>
    <w:lvl w:ilvl="0" w:tentative="0">
      <w:start w:val="2"/>
      <w:numFmt w:val="decimal"/>
      <w:suff w:val="nothing"/>
      <w:lvlText w:val="%1、"/>
      <w:lvlJc w:val="left"/>
    </w:lvl>
  </w:abstractNum>
  <w:abstractNum w:abstractNumId="2">
    <w:nsid w:val="49C9718D"/>
    <w:multiLevelType w:val="multilevel"/>
    <w:tmpl w:val="49C9718D"/>
    <w:lvl w:ilvl="0" w:tentative="0">
      <w:start w:val="1"/>
      <w:numFmt w:val="decimal"/>
      <w:pStyle w:val="20"/>
      <w:lvlText w:val="%1."/>
      <w:lvlJc w:val="left"/>
      <w:pPr>
        <w:tabs>
          <w:tab w:val="left" w:pos="360"/>
        </w:tabs>
        <w:ind w:left="360" w:hanging="360"/>
      </w:pPr>
      <w:rPr>
        <w:rFonts w:hint="default" w:ascii="Arial" w:hAnsi="Arial" w:cs="Arial"/>
        <w:b w:val="0"/>
        <w:bCs w:val="0"/>
        <w:i w:val="0"/>
        <w:iCs w:val="0"/>
      </w:rPr>
    </w:lvl>
    <w:lvl w:ilvl="1" w:tentative="0">
      <w:start w:val="1"/>
      <w:numFmt w:val="lowerLetter"/>
      <w:lvlText w:val="%2."/>
      <w:lvlJc w:val="left"/>
      <w:pPr>
        <w:tabs>
          <w:tab w:val="left" w:pos="1170"/>
        </w:tabs>
        <w:ind w:left="1170" w:hanging="360"/>
      </w:pPr>
      <w:rPr>
        <w:rFonts w:cs="Times New Roman"/>
      </w:rPr>
    </w:lvl>
    <w:lvl w:ilvl="2" w:tentative="0">
      <w:start w:val="1"/>
      <w:numFmt w:val="lowerRoman"/>
      <w:lvlText w:val="%3."/>
      <w:lvlJc w:val="right"/>
      <w:pPr>
        <w:tabs>
          <w:tab w:val="left" w:pos="1890"/>
        </w:tabs>
        <w:ind w:left="1890" w:hanging="180"/>
      </w:pPr>
      <w:rPr>
        <w:rFonts w:cs="Times New Roman"/>
      </w:rPr>
    </w:lvl>
    <w:lvl w:ilvl="3" w:tentative="0">
      <w:start w:val="5"/>
      <w:numFmt w:val="lowerRoman"/>
      <w:lvlText w:val="(%4)"/>
      <w:lvlJc w:val="left"/>
      <w:pPr>
        <w:tabs>
          <w:tab w:val="left" w:pos="5310"/>
        </w:tabs>
        <w:ind w:left="5310" w:hanging="3060"/>
      </w:pPr>
      <w:rPr>
        <w:rFonts w:hint="default" w:cs="Times New Roman"/>
      </w:rPr>
    </w:lvl>
    <w:lvl w:ilvl="4" w:tentative="0">
      <w:start w:val="1"/>
      <w:numFmt w:val="lowerLetter"/>
      <w:lvlText w:val="(%5)"/>
      <w:lvlJc w:val="left"/>
      <w:pPr>
        <w:tabs>
          <w:tab w:val="left" w:pos="3330"/>
        </w:tabs>
        <w:ind w:left="3330" w:hanging="360"/>
      </w:pPr>
      <w:rPr>
        <w:rFonts w:hint="default" w:cs="Times New Roman"/>
        <w:b/>
        <w:u w:val="single"/>
      </w:rPr>
    </w:lvl>
    <w:lvl w:ilvl="5" w:tentative="0">
      <w:start w:val="1"/>
      <w:numFmt w:val="lowerRoman"/>
      <w:lvlText w:val="%6."/>
      <w:lvlJc w:val="right"/>
      <w:pPr>
        <w:tabs>
          <w:tab w:val="left" w:pos="4050"/>
        </w:tabs>
        <w:ind w:left="4050" w:hanging="180"/>
      </w:pPr>
      <w:rPr>
        <w:rFonts w:cs="Times New Roman"/>
      </w:rPr>
    </w:lvl>
    <w:lvl w:ilvl="6" w:tentative="0">
      <w:start w:val="1"/>
      <w:numFmt w:val="decimal"/>
      <w:lvlText w:val="%7."/>
      <w:lvlJc w:val="left"/>
      <w:pPr>
        <w:tabs>
          <w:tab w:val="left" w:pos="4770"/>
        </w:tabs>
        <w:ind w:left="4770" w:hanging="360"/>
      </w:pPr>
      <w:rPr>
        <w:rFonts w:cs="Times New Roman"/>
      </w:rPr>
    </w:lvl>
    <w:lvl w:ilvl="7" w:tentative="0">
      <w:start w:val="1"/>
      <w:numFmt w:val="lowerLetter"/>
      <w:lvlText w:val="%8."/>
      <w:lvlJc w:val="left"/>
      <w:pPr>
        <w:tabs>
          <w:tab w:val="left" w:pos="5490"/>
        </w:tabs>
        <w:ind w:left="5490" w:hanging="360"/>
      </w:pPr>
      <w:rPr>
        <w:rFonts w:cs="Times New Roman"/>
      </w:rPr>
    </w:lvl>
    <w:lvl w:ilvl="8" w:tentative="0">
      <w:start w:val="1"/>
      <w:numFmt w:val="lowerRoman"/>
      <w:lvlText w:val="%9."/>
      <w:lvlJc w:val="right"/>
      <w:pPr>
        <w:tabs>
          <w:tab w:val="left" w:pos="6210"/>
        </w:tabs>
        <w:ind w:left="6210" w:hanging="180"/>
      </w:pPr>
      <w:rPr>
        <w:rFonts w:cs="Times New Roman"/>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ophie_Sun">
    <w15:presenceInfo w15:providerId="WPS Office" w15:userId="34996706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trackRevisions w:val="1"/>
  <w:documentProtection w:enforcement="0"/>
  <w:defaultTabStop w:val="420"/>
  <w:drawingGridVerticalSpacing w:val="200"/>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ZlNzJlMWI0NDgxNTdlODNmODEzMTEzMzViMzk4YzIifQ=="/>
  </w:docVars>
  <w:rsids>
    <w:rsidRoot w:val="00842A1D"/>
    <w:rsid w:val="00087AE1"/>
    <w:rsid w:val="001113BD"/>
    <w:rsid w:val="001251F7"/>
    <w:rsid w:val="00162891"/>
    <w:rsid w:val="00164C26"/>
    <w:rsid w:val="001A0811"/>
    <w:rsid w:val="001E4290"/>
    <w:rsid w:val="002221FB"/>
    <w:rsid w:val="002329E5"/>
    <w:rsid w:val="00245594"/>
    <w:rsid w:val="00255407"/>
    <w:rsid w:val="00255D7E"/>
    <w:rsid w:val="002A22C1"/>
    <w:rsid w:val="002C4449"/>
    <w:rsid w:val="002D56A4"/>
    <w:rsid w:val="00307694"/>
    <w:rsid w:val="00327A9B"/>
    <w:rsid w:val="003D6969"/>
    <w:rsid w:val="00412105"/>
    <w:rsid w:val="00484D84"/>
    <w:rsid w:val="004871CD"/>
    <w:rsid w:val="004E79F7"/>
    <w:rsid w:val="00550F20"/>
    <w:rsid w:val="0059140A"/>
    <w:rsid w:val="005A2D64"/>
    <w:rsid w:val="005F65CD"/>
    <w:rsid w:val="00690EB0"/>
    <w:rsid w:val="00710083"/>
    <w:rsid w:val="007402CA"/>
    <w:rsid w:val="007541F6"/>
    <w:rsid w:val="007A51B4"/>
    <w:rsid w:val="007B7796"/>
    <w:rsid w:val="007E40B1"/>
    <w:rsid w:val="007F0A1D"/>
    <w:rsid w:val="0081514F"/>
    <w:rsid w:val="00842A1D"/>
    <w:rsid w:val="00850A2F"/>
    <w:rsid w:val="00867FFD"/>
    <w:rsid w:val="00892277"/>
    <w:rsid w:val="00893649"/>
    <w:rsid w:val="008A205C"/>
    <w:rsid w:val="008F1470"/>
    <w:rsid w:val="009224FE"/>
    <w:rsid w:val="009D2D26"/>
    <w:rsid w:val="009F7630"/>
    <w:rsid w:val="00A413E7"/>
    <w:rsid w:val="00A569EB"/>
    <w:rsid w:val="00A67D94"/>
    <w:rsid w:val="00A90532"/>
    <w:rsid w:val="00AA4664"/>
    <w:rsid w:val="00AD10E6"/>
    <w:rsid w:val="00B0250E"/>
    <w:rsid w:val="00B823E6"/>
    <w:rsid w:val="00B93F2F"/>
    <w:rsid w:val="00B940CF"/>
    <w:rsid w:val="00C20E7A"/>
    <w:rsid w:val="00C31DB4"/>
    <w:rsid w:val="00C50B26"/>
    <w:rsid w:val="00CD3536"/>
    <w:rsid w:val="00CD7087"/>
    <w:rsid w:val="00DA492F"/>
    <w:rsid w:val="00E3546D"/>
    <w:rsid w:val="00E6284A"/>
    <w:rsid w:val="00E87971"/>
    <w:rsid w:val="00F17D2A"/>
    <w:rsid w:val="00FD0B99"/>
    <w:rsid w:val="00FE4037"/>
    <w:rsid w:val="01062EEC"/>
    <w:rsid w:val="01192C1F"/>
    <w:rsid w:val="01200F7F"/>
    <w:rsid w:val="012670EA"/>
    <w:rsid w:val="01374E54"/>
    <w:rsid w:val="01422176"/>
    <w:rsid w:val="0147778C"/>
    <w:rsid w:val="01522213"/>
    <w:rsid w:val="01543C57"/>
    <w:rsid w:val="015C2B0C"/>
    <w:rsid w:val="016F0A91"/>
    <w:rsid w:val="01710365"/>
    <w:rsid w:val="01787946"/>
    <w:rsid w:val="017F56D2"/>
    <w:rsid w:val="018207C5"/>
    <w:rsid w:val="018D05C8"/>
    <w:rsid w:val="018F4C90"/>
    <w:rsid w:val="019329D2"/>
    <w:rsid w:val="019422A6"/>
    <w:rsid w:val="0194674A"/>
    <w:rsid w:val="01A050EF"/>
    <w:rsid w:val="01A1534E"/>
    <w:rsid w:val="01B42948"/>
    <w:rsid w:val="01B464A4"/>
    <w:rsid w:val="01CE3A0A"/>
    <w:rsid w:val="01DB6127"/>
    <w:rsid w:val="01E74ACC"/>
    <w:rsid w:val="01EE7C08"/>
    <w:rsid w:val="01F33470"/>
    <w:rsid w:val="01F55716"/>
    <w:rsid w:val="01FA65AD"/>
    <w:rsid w:val="0224362A"/>
    <w:rsid w:val="023D46EC"/>
    <w:rsid w:val="024141DC"/>
    <w:rsid w:val="02477318"/>
    <w:rsid w:val="025A529E"/>
    <w:rsid w:val="026223A4"/>
    <w:rsid w:val="0288005D"/>
    <w:rsid w:val="028B36A9"/>
    <w:rsid w:val="028E13EB"/>
    <w:rsid w:val="02902A6D"/>
    <w:rsid w:val="0295277A"/>
    <w:rsid w:val="02A14C7A"/>
    <w:rsid w:val="02A67131"/>
    <w:rsid w:val="02AD361F"/>
    <w:rsid w:val="02AE7397"/>
    <w:rsid w:val="02C1356F"/>
    <w:rsid w:val="02CE3596"/>
    <w:rsid w:val="02D05560"/>
    <w:rsid w:val="02D54924"/>
    <w:rsid w:val="02DA018C"/>
    <w:rsid w:val="02DC5445"/>
    <w:rsid w:val="02EA4780"/>
    <w:rsid w:val="02FA082F"/>
    <w:rsid w:val="02FC6355"/>
    <w:rsid w:val="03015719"/>
    <w:rsid w:val="03080A42"/>
    <w:rsid w:val="031A67DB"/>
    <w:rsid w:val="03305FCB"/>
    <w:rsid w:val="03345AEF"/>
    <w:rsid w:val="03351867"/>
    <w:rsid w:val="033C2BF5"/>
    <w:rsid w:val="03455F4E"/>
    <w:rsid w:val="036068E4"/>
    <w:rsid w:val="036A05D8"/>
    <w:rsid w:val="036E2966"/>
    <w:rsid w:val="038325D2"/>
    <w:rsid w:val="038720C2"/>
    <w:rsid w:val="03993BA4"/>
    <w:rsid w:val="039C3694"/>
    <w:rsid w:val="03A67BCA"/>
    <w:rsid w:val="03AA7B5F"/>
    <w:rsid w:val="03C33DDE"/>
    <w:rsid w:val="03E2379C"/>
    <w:rsid w:val="03EF65E0"/>
    <w:rsid w:val="04021332"/>
    <w:rsid w:val="040A684F"/>
    <w:rsid w:val="0410030A"/>
    <w:rsid w:val="04111E5F"/>
    <w:rsid w:val="04117BDE"/>
    <w:rsid w:val="041D2A27"/>
    <w:rsid w:val="04223B99"/>
    <w:rsid w:val="042E0790"/>
    <w:rsid w:val="04356154"/>
    <w:rsid w:val="04385FB7"/>
    <w:rsid w:val="043B2EAD"/>
    <w:rsid w:val="04477AA3"/>
    <w:rsid w:val="044C6E68"/>
    <w:rsid w:val="04545D1C"/>
    <w:rsid w:val="04642403"/>
    <w:rsid w:val="04697A1A"/>
    <w:rsid w:val="046B19E4"/>
    <w:rsid w:val="04860E2E"/>
    <w:rsid w:val="04891E6A"/>
    <w:rsid w:val="049251C3"/>
    <w:rsid w:val="04A24CDA"/>
    <w:rsid w:val="04C04BE1"/>
    <w:rsid w:val="04C13625"/>
    <w:rsid w:val="04CD59F7"/>
    <w:rsid w:val="04DA4474"/>
    <w:rsid w:val="04DA4BA7"/>
    <w:rsid w:val="04EE6171"/>
    <w:rsid w:val="04F05A45"/>
    <w:rsid w:val="04F82B4C"/>
    <w:rsid w:val="04FD5856"/>
    <w:rsid w:val="04FE598C"/>
    <w:rsid w:val="051658E2"/>
    <w:rsid w:val="051A0D14"/>
    <w:rsid w:val="051B2742"/>
    <w:rsid w:val="051C2CDE"/>
    <w:rsid w:val="051E6A56"/>
    <w:rsid w:val="052B4CCF"/>
    <w:rsid w:val="05377B18"/>
    <w:rsid w:val="053F69CD"/>
    <w:rsid w:val="05412745"/>
    <w:rsid w:val="05485881"/>
    <w:rsid w:val="054F06BB"/>
    <w:rsid w:val="05631AF5"/>
    <w:rsid w:val="05634469"/>
    <w:rsid w:val="056B77C2"/>
    <w:rsid w:val="05856AD5"/>
    <w:rsid w:val="059A0F55"/>
    <w:rsid w:val="059A148A"/>
    <w:rsid w:val="059D3E1F"/>
    <w:rsid w:val="059E1945"/>
    <w:rsid w:val="05A70A57"/>
    <w:rsid w:val="05AD3936"/>
    <w:rsid w:val="05B253F0"/>
    <w:rsid w:val="05BB42A5"/>
    <w:rsid w:val="05D11D1B"/>
    <w:rsid w:val="05D709B3"/>
    <w:rsid w:val="05E51322"/>
    <w:rsid w:val="05E72F2A"/>
    <w:rsid w:val="05EF03F3"/>
    <w:rsid w:val="06004343"/>
    <w:rsid w:val="060914B4"/>
    <w:rsid w:val="060A6FDB"/>
    <w:rsid w:val="061739B6"/>
    <w:rsid w:val="062E4A77"/>
    <w:rsid w:val="063B53E6"/>
    <w:rsid w:val="06500E91"/>
    <w:rsid w:val="06540256"/>
    <w:rsid w:val="065D535C"/>
    <w:rsid w:val="06652463"/>
    <w:rsid w:val="06677F89"/>
    <w:rsid w:val="066A7A79"/>
    <w:rsid w:val="066A7F60"/>
    <w:rsid w:val="066C1A43"/>
    <w:rsid w:val="06744454"/>
    <w:rsid w:val="068F128E"/>
    <w:rsid w:val="06952D48"/>
    <w:rsid w:val="069D39AB"/>
    <w:rsid w:val="06A05249"/>
    <w:rsid w:val="06BA27AF"/>
    <w:rsid w:val="06C61153"/>
    <w:rsid w:val="06D27AF8"/>
    <w:rsid w:val="06D51397"/>
    <w:rsid w:val="06D82C35"/>
    <w:rsid w:val="06DF0467"/>
    <w:rsid w:val="06EC048E"/>
    <w:rsid w:val="07034156"/>
    <w:rsid w:val="07047ECE"/>
    <w:rsid w:val="07061550"/>
    <w:rsid w:val="070E48A8"/>
    <w:rsid w:val="0717375D"/>
    <w:rsid w:val="071D4AEC"/>
    <w:rsid w:val="07252D2E"/>
    <w:rsid w:val="07261BF2"/>
    <w:rsid w:val="07283BBC"/>
    <w:rsid w:val="073A569E"/>
    <w:rsid w:val="07577FFE"/>
    <w:rsid w:val="07591FC8"/>
    <w:rsid w:val="075E313A"/>
    <w:rsid w:val="077C5CB6"/>
    <w:rsid w:val="078608E3"/>
    <w:rsid w:val="07893F2F"/>
    <w:rsid w:val="0797664C"/>
    <w:rsid w:val="079E5B7E"/>
    <w:rsid w:val="07A27B7D"/>
    <w:rsid w:val="07B37C1F"/>
    <w:rsid w:val="07B74F40"/>
    <w:rsid w:val="07BE62CF"/>
    <w:rsid w:val="07C231BF"/>
    <w:rsid w:val="07CA6288"/>
    <w:rsid w:val="07CD6512"/>
    <w:rsid w:val="07CF1CE5"/>
    <w:rsid w:val="07E04497"/>
    <w:rsid w:val="07F26BD3"/>
    <w:rsid w:val="07F341CA"/>
    <w:rsid w:val="080041F1"/>
    <w:rsid w:val="081078B6"/>
    <w:rsid w:val="081128A2"/>
    <w:rsid w:val="08145EEF"/>
    <w:rsid w:val="08242C5A"/>
    <w:rsid w:val="083420ED"/>
    <w:rsid w:val="08397703"/>
    <w:rsid w:val="08404F36"/>
    <w:rsid w:val="085D5AE7"/>
    <w:rsid w:val="08694715"/>
    <w:rsid w:val="087150EF"/>
    <w:rsid w:val="088272FC"/>
    <w:rsid w:val="08856DEC"/>
    <w:rsid w:val="088F63A4"/>
    <w:rsid w:val="08903346"/>
    <w:rsid w:val="08935065"/>
    <w:rsid w:val="08966833"/>
    <w:rsid w:val="0898267C"/>
    <w:rsid w:val="089D7C92"/>
    <w:rsid w:val="08A059D4"/>
    <w:rsid w:val="08AE1E9F"/>
    <w:rsid w:val="08AF57F7"/>
    <w:rsid w:val="08BB45BC"/>
    <w:rsid w:val="08C07E24"/>
    <w:rsid w:val="08C96CD9"/>
    <w:rsid w:val="08D4742C"/>
    <w:rsid w:val="08D9797B"/>
    <w:rsid w:val="08DD2784"/>
    <w:rsid w:val="08E12275"/>
    <w:rsid w:val="08E41D65"/>
    <w:rsid w:val="08EB30F3"/>
    <w:rsid w:val="08FA6E92"/>
    <w:rsid w:val="08FC70AE"/>
    <w:rsid w:val="08FF6B9F"/>
    <w:rsid w:val="090146C5"/>
    <w:rsid w:val="091361A6"/>
    <w:rsid w:val="09300B06"/>
    <w:rsid w:val="093525C0"/>
    <w:rsid w:val="0946032A"/>
    <w:rsid w:val="094B1DE4"/>
    <w:rsid w:val="0950709A"/>
    <w:rsid w:val="095567BF"/>
    <w:rsid w:val="095742E5"/>
    <w:rsid w:val="09734E97"/>
    <w:rsid w:val="09844849"/>
    <w:rsid w:val="09905A49"/>
    <w:rsid w:val="09A57F65"/>
    <w:rsid w:val="09A60DC8"/>
    <w:rsid w:val="09B2776D"/>
    <w:rsid w:val="09C6146A"/>
    <w:rsid w:val="09CB4CD3"/>
    <w:rsid w:val="09CD27F9"/>
    <w:rsid w:val="09D45935"/>
    <w:rsid w:val="09DB4F16"/>
    <w:rsid w:val="09DE0562"/>
    <w:rsid w:val="09E162A4"/>
    <w:rsid w:val="09EC7123"/>
    <w:rsid w:val="0A0C3321"/>
    <w:rsid w:val="0A0C631E"/>
    <w:rsid w:val="0A1B3564"/>
    <w:rsid w:val="0A1E4E03"/>
    <w:rsid w:val="0A2D14EA"/>
    <w:rsid w:val="0A3D797F"/>
    <w:rsid w:val="0A590531"/>
    <w:rsid w:val="0A6767AA"/>
    <w:rsid w:val="0A6C012D"/>
    <w:rsid w:val="0A7964DD"/>
    <w:rsid w:val="0A8D5817"/>
    <w:rsid w:val="0A973E93"/>
    <w:rsid w:val="0AA82C2D"/>
    <w:rsid w:val="0AB52ECE"/>
    <w:rsid w:val="0ABD0ABF"/>
    <w:rsid w:val="0AE0030A"/>
    <w:rsid w:val="0AE46A81"/>
    <w:rsid w:val="0B077F8D"/>
    <w:rsid w:val="0B0B4F80"/>
    <w:rsid w:val="0B0F12E4"/>
    <w:rsid w:val="0B293A5F"/>
    <w:rsid w:val="0B35386F"/>
    <w:rsid w:val="0B36617C"/>
    <w:rsid w:val="0B3B25E3"/>
    <w:rsid w:val="0B4E5BBB"/>
    <w:rsid w:val="0B5C3E34"/>
    <w:rsid w:val="0B5D7BAD"/>
    <w:rsid w:val="0B5F56D3"/>
    <w:rsid w:val="0B642CE9"/>
    <w:rsid w:val="0B73117E"/>
    <w:rsid w:val="0B927856"/>
    <w:rsid w:val="0BAB3B45"/>
    <w:rsid w:val="0BB2614A"/>
    <w:rsid w:val="0BB52366"/>
    <w:rsid w:val="0BC415A1"/>
    <w:rsid w:val="0BCB720C"/>
    <w:rsid w:val="0BE60145"/>
    <w:rsid w:val="0BEF2EFA"/>
    <w:rsid w:val="0BF16C73"/>
    <w:rsid w:val="0BF73B5D"/>
    <w:rsid w:val="0C0D15D3"/>
    <w:rsid w:val="0C0D3381"/>
    <w:rsid w:val="0C0F0EA7"/>
    <w:rsid w:val="0C115E6C"/>
    <w:rsid w:val="0C177D5B"/>
    <w:rsid w:val="0C224DC3"/>
    <w:rsid w:val="0C2F1549"/>
    <w:rsid w:val="0C321039"/>
    <w:rsid w:val="0C364685"/>
    <w:rsid w:val="0C3B7EEE"/>
    <w:rsid w:val="0C403756"/>
    <w:rsid w:val="0C405504"/>
    <w:rsid w:val="0C4274CE"/>
    <w:rsid w:val="0C4B5C57"/>
    <w:rsid w:val="0C571F9A"/>
    <w:rsid w:val="0C580AA0"/>
    <w:rsid w:val="0C5E598A"/>
    <w:rsid w:val="0C71390F"/>
    <w:rsid w:val="0C762CD4"/>
    <w:rsid w:val="0C770DFE"/>
    <w:rsid w:val="0C790A16"/>
    <w:rsid w:val="0C7E6FB3"/>
    <w:rsid w:val="0C833643"/>
    <w:rsid w:val="0C8F2C33"/>
    <w:rsid w:val="0C923886"/>
    <w:rsid w:val="0CA37841"/>
    <w:rsid w:val="0CAA5073"/>
    <w:rsid w:val="0CAD2E8D"/>
    <w:rsid w:val="0CBB2DDD"/>
    <w:rsid w:val="0CBF1239"/>
    <w:rsid w:val="0CD22DAD"/>
    <w:rsid w:val="0CDB6FDB"/>
    <w:rsid w:val="0CDD71F7"/>
    <w:rsid w:val="0CE10131"/>
    <w:rsid w:val="0CFE2CC9"/>
    <w:rsid w:val="0D054058"/>
    <w:rsid w:val="0D074274"/>
    <w:rsid w:val="0D0920B8"/>
    <w:rsid w:val="0D0E73B0"/>
    <w:rsid w:val="0D2D49CD"/>
    <w:rsid w:val="0D3606B5"/>
    <w:rsid w:val="0D3F57BC"/>
    <w:rsid w:val="0D404FEF"/>
    <w:rsid w:val="0D4B4161"/>
    <w:rsid w:val="0D4C7ED9"/>
    <w:rsid w:val="0D533015"/>
    <w:rsid w:val="0D6214AA"/>
    <w:rsid w:val="0D645222"/>
    <w:rsid w:val="0D75742F"/>
    <w:rsid w:val="0D774F56"/>
    <w:rsid w:val="0D7A4A46"/>
    <w:rsid w:val="0D9378B6"/>
    <w:rsid w:val="0D9A07EA"/>
    <w:rsid w:val="0D9A0C44"/>
    <w:rsid w:val="0DAD0977"/>
    <w:rsid w:val="0DB31D06"/>
    <w:rsid w:val="0DC35E7F"/>
    <w:rsid w:val="0DC363ED"/>
    <w:rsid w:val="0DC67C8B"/>
    <w:rsid w:val="0DCC0262"/>
    <w:rsid w:val="0DD4721B"/>
    <w:rsid w:val="0DDA2A96"/>
    <w:rsid w:val="0DE40111"/>
    <w:rsid w:val="0DE565E7"/>
    <w:rsid w:val="0DF06C33"/>
    <w:rsid w:val="0DF26CD2"/>
    <w:rsid w:val="0DFE7425"/>
    <w:rsid w:val="0E065FFC"/>
    <w:rsid w:val="0E097B78"/>
    <w:rsid w:val="0E2126D9"/>
    <w:rsid w:val="0E2948EC"/>
    <w:rsid w:val="0E2D1AB8"/>
    <w:rsid w:val="0E4A266A"/>
    <w:rsid w:val="0E4B63E2"/>
    <w:rsid w:val="0E5434E9"/>
    <w:rsid w:val="0E5C65DD"/>
    <w:rsid w:val="0E5E7EC3"/>
    <w:rsid w:val="0E625C06"/>
    <w:rsid w:val="0E8D69FB"/>
    <w:rsid w:val="0E8F4521"/>
    <w:rsid w:val="0E924011"/>
    <w:rsid w:val="0E985723"/>
    <w:rsid w:val="0EA004DC"/>
    <w:rsid w:val="0EA578A0"/>
    <w:rsid w:val="0EAD49A7"/>
    <w:rsid w:val="0EC062DC"/>
    <w:rsid w:val="0EC817E1"/>
    <w:rsid w:val="0EDE2DB2"/>
    <w:rsid w:val="0EFA4090"/>
    <w:rsid w:val="0EFF7422"/>
    <w:rsid w:val="0F072309"/>
    <w:rsid w:val="0F346E76"/>
    <w:rsid w:val="0F3D0FFD"/>
    <w:rsid w:val="0F3D1729"/>
    <w:rsid w:val="0F417371"/>
    <w:rsid w:val="0F421593"/>
    <w:rsid w:val="0F430182"/>
    <w:rsid w:val="0F4C164A"/>
    <w:rsid w:val="0F607C6B"/>
    <w:rsid w:val="0F6459AD"/>
    <w:rsid w:val="0F67724C"/>
    <w:rsid w:val="0F706100"/>
    <w:rsid w:val="0F716909"/>
    <w:rsid w:val="0FA77648"/>
    <w:rsid w:val="0FB6788B"/>
    <w:rsid w:val="0FD064D0"/>
    <w:rsid w:val="0FD61CDB"/>
    <w:rsid w:val="0FE268D2"/>
    <w:rsid w:val="0FE663C2"/>
    <w:rsid w:val="0FE8213B"/>
    <w:rsid w:val="0FF30ADF"/>
    <w:rsid w:val="100D7DF3"/>
    <w:rsid w:val="10233173"/>
    <w:rsid w:val="1025513D"/>
    <w:rsid w:val="10287ECE"/>
    <w:rsid w:val="103B4960"/>
    <w:rsid w:val="10480E2B"/>
    <w:rsid w:val="104922C0"/>
    <w:rsid w:val="10553C41"/>
    <w:rsid w:val="106612B1"/>
    <w:rsid w:val="106E1C0C"/>
    <w:rsid w:val="107F2524"/>
    <w:rsid w:val="10833C11"/>
    <w:rsid w:val="108D2CE2"/>
    <w:rsid w:val="10AE67B4"/>
    <w:rsid w:val="10B14C22"/>
    <w:rsid w:val="10BE733F"/>
    <w:rsid w:val="10C20BDE"/>
    <w:rsid w:val="10C72BB8"/>
    <w:rsid w:val="10C761F4"/>
    <w:rsid w:val="10CB7366"/>
    <w:rsid w:val="10D40911"/>
    <w:rsid w:val="10D426BF"/>
    <w:rsid w:val="10DE353E"/>
    <w:rsid w:val="10E32902"/>
    <w:rsid w:val="10F20D97"/>
    <w:rsid w:val="10F468BD"/>
    <w:rsid w:val="10FB7C4C"/>
    <w:rsid w:val="111331E7"/>
    <w:rsid w:val="11194576"/>
    <w:rsid w:val="111F6859"/>
    <w:rsid w:val="112278CE"/>
    <w:rsid w:val="1125116C"/>
    <w:rsid w:val="11276C93"/>
    <w:rsid w:val="11286567"/>
    <w:rsid w:val="112B4A2A"/>
    <w:rsid w:val="112C42A9"/>
    <w:rsid w:val="11317B11"/>
    <w:rsid w:val="11333889"/>
    <w:rsid w:val="1134315E"/>
    <w:rsid w:val="11363630"/>
    <w:rsid w:val="114333A1"/>
    <w:rsid w:val="11472E91"/>
    <w:rsid w:val="115D26B4"/>
    <w:rsid w:val="115F23BD"/>
    <w:rsid w:val="115F467E"/>
    <w:rsid w:val="116C0B49"/>
    <w:rsid w:val="117877E3"/>
    <w:rsid w:val="117F087D"/>
    <w:rsid w:val="11966404"/>
    <w:rsid w:val="11A249A7"/>
    <w:rsid w:val="11A53FBB"/>
    <w:rsid w:val="11B85B3D"/>
    <w:rsid w:val="11C04B92"/>
    <w:rsid w:val="11D566EF"/>
    <w:rsid w:val="11D87F8D"/>
    <w:rsid w:val="11DD1A47"/>
    <w:rsid w:val="11E93F48"/>
    <w:rsid w:val="11F8418B"/>
    <w:rsid w:val="1202325C"/>
    <w:rsid w:val="120A5069"/>
    <w:rsid w:val="12105979"/>
    <w:rsid w:val="12137217"/>
    <w:rsid w:val="12180DAA"/>
    <w:rsid w:val="121C256F"/>
    <w:rsid w:val="122762AE"/>
    <w:rsid w:val="122D02D9"/>
    <w:rsid w:val="122D7E31"/>
    <w:rsid w:val="12303925"/>
    <w:rsid w:val="123A125B"/>
    <w:rsid w:val="123C49C0"/>
    <w:rsid w:val="12495049"/>
    <w:rsid w:val="12571E1F"/>
    <w:rsid w:val="125E4936"/>
    <w:rsid w:val="125F420A"/>
    <w:rsid w:val="127557DC"/>
    <w:rsid w:val="127952CC"/>
    <w:rsid w:val="127B54E8"/>
    <w:rsid w:val="127C4DBC"/>
    <w:rsid w:val="128123D2"/>
    <w:rsid w:val="1283439D"/>
    <w:rsid w:val="128B3251"/>
    <w:rsid w:val="129739A4"/>
    <w:rsid w:val="12B85063"/>
    <w:rsid w:val="12B91B6C"/>
    <w:rsid w:val="12BA73BD"/>
    <w:rsid w:val="12D4460E"/>
    <w:rsid w:val="12D70244"/>
    <w:rsid w:val="12D746E8"/>
    <w:rsid w:val="12E44F70"/>
    <w:rsid w:val="12ED7A68"/>
    <w:rsid w:val="12F92BB3"/>
    <w:rsid w:val="12F9640D"/>
    <w:rsid w:val="130D1EB8"/>
    <w:rsid w:val="13182D37"/>
    <w:rsid w:val="131B6383"/>
    <w:rsid w:val="13294F44"/>
    <w:rsid w:val="132F62D2"/>
    <w:rsid w:val="13547AE7"/>
    <w:rsid w:val="13584BD9"/>
    <w:rsid w:val="135B2C24"/>
    <w:rsid w:val="135C409A"/>
    <w:rsid w:val="136A730B"/>
    <w:rsid w:val="13763F01"/>
    <w:rsid w:val="137B1518"/>
    <w:rsid w:val="13817B7A"/>
    <w:rsid w:val="1384217A"/>
    <w:rsid w:val="138C54D3"/>
    <w:rsid w:val="13936861"/>
    <w:rsid w:val="13946135"/>
    <w:rsid w:val="139879D4"/>
    <w:rsid w:val="13A9398F"/>
    <w:rsid w:val="13B3480E"/>
    <w:rsid w:val="13B83C36"/>
    <w:rsid w:val="13B91CC1"/>
    <w:rsid w:val="13BF7656"/>
    <w:rsid w:val="13CE5AEB"/>
    <w:rsid w:val="13E42C19"/>
    <w:rsid w:val="13F72496"/>
    <w:rsid w:val="13F84916"/>
    <w:rsid w:val="13FA41EA"/>
    <w:rsid w:val="14065285"/>
    <w:rsid w:val="14074B59"/>
    <w:rsid w:val="14180B15"/>
    <w:rsid w:val="142D2812"/>
    <w:rsid w:val="143D7907"/>
    <w:rsid w:val="1448764C"/>
    <w:rsid w:val="144C0FEE"/>
    <w:rsid w:val="145F04F1"/>
    <w:rsid w:val="146F2E2A"/>
    <w:rsid w:val="147C10A3"/>
    <w:rsid w:val="148A7C64"/>
    <w:rsid w:val="14922675"/>
    <w:rsid w:val="14997EA7"/>
    <w:rsid w:val="149C34F4"/>
    <w:rsid w:val="149C4D8A"/>
    <w:rsid w:val="149E04DF"/>
    <w:rsid w:val="149E54BE"/>
    <w:rsid w:val="14AB3737"/>
    <w:rsid w:val="14AE7DC3"/>
    <w:rsid w:val="14AF76CB"/>
    <w:rsid w:val="14B22D17"/>
    <w:rsid w:val="14B60A59"/>
    <w:rsid w:val="14DE1D5E"/>
    <w:rsid w:val="14F055ED"/>
    <w:rsid w:val="14F72E20"/>
    <w:rsid w:val="14F90946"/>
    <w:rsid w:val="14F926F4"/>
    <w:rsid w:val="14FB646C"/>
    <w:rsid w:val="14FC3F92"/>
    <w:rsid w:val="150115A9"/>
    <w:rsid w:val="15015A4D"/>
    <w:rsid w:val="150F1F18"/>
    <w:rsid w:val="151A306C"/>
    <w:rsid w:val="151C10FA"/>
    <w:rsid w:val="151E65FF"/>
    <w:rsid w:val="15205ED3"/>
    <w:rsid w:val="15211C4B"/>
    <w:rsid w:val="15270BBD"/>
    <w:rsid w:val="15284D87"/>
    <w:rsid w:val="152C2AC9"/>
    <w:rsid w:val="153100E0"/>
    <w:rsid w:val="15451DDD"/>
    <w:rsid w:val="15564C7A"/>
    <w:rsid w:val="156758B0"/>
    <w:rsid w:val="156C1118"/>
    <w:rsid w:val="156C2EC6"/>
    <w:rsid w:val="156D6C3E"/>
    <w:rsid w:val="156F0E4D"/>
    <w:rsid w:val="158521DA"/>
    <w:rsid w:val="15875F52"/>
    <w:rsid w:val="158B2EC0"/>
    <w:rsid w:val="15A00DC2"/>
    <w:rsid w:val="15A07014"/>
    <w:rsid w:val="15B825AF"/>
    <w:rsid w:val="15BF393E"/>
    <w:rsid w:val="15D13671"/>
    <w:rsid w:val="15D1541F"/>
    <w:rsid w:val="15D31197"/>
    <w:rsid w:val="15DE18EA"/>
    <w:rsid w:val="15E74C42"/>
    <w:rsid w:val="15E96C0C"/>
    <w:rsid w:val="15EE5FD1"/>
    <w:rsid w:val="15F06435"/>
    <w:rsid w:val="1618304E"/>
    <w:rsid w:val="161D0664"/>
    <w:rsid w:val="162E2871"/>
    <w:rsid w:val="163360DA"/>
    <w:rsid w:val="164B6F7F"/>
    <w:rsid w:val="164E6A70"/>
    <w:rsid w:val="1658169C"/>
    <w:rsid w:val="16612C47"/>
    <w:rsid w:val="16695657"/>
    <w:rsid w:val="167A1613"/>
    <w:rsid w:val="168406E3"/>
    <w:rsid w:val="169052DA"/>
    <w:rsid w:val="16982F6B"/>
    <w:rsid w:val="1699418F"/>
    <w:rsid w:val="16A82624"/>
    <w:rsid w:val="16AB5C70"/>
    <w:rsid w:val="16C60CFC"/>
    <w:rsid w:val="16CD5E5D"/>
    <w:rsid w:val="16D01B7A"/>
    <w:rsid w:val="16E64EFA"/>
    <w:rsid w:val="16E86EC4"/>
    <w:rsid w:val="16F07B27"/>
    <w:rsid w:val="16F413C5"/>
    <w:rsid w:val="16FC296F"/>
    <w:rsid w:val="16FE0496"/>
    <w:rsid w:val="17033CFE"/>
    <w:rsid w:val="17045380"/>
    <w:rsid w:val="171952CF"/>
    <w:rsid w:val="172762F6"/>
    <w:rsid w:val="172B6DB1"/>
    <w:rsid w:val="172D0D7B"/>
    <w:rsid w:val="172F4AF3"/>
    <w:rsid w:val="173043C7"/>
    <w:rsid w:val="17306175"/>
    <w:rsid w:val="17345C65"/>
    <w:rsid w:val="174C1201"/>
    <w:rsid w:val="17571954"/>
    <w:rsid w:val="17575DF8"/>
    <w:rsid w:val="175A2031"/>
    <w:rsid w:val="175B7696"/>
    <w:rsid w:val="17681DB3"/>
    <w:rsid w:val="177E5132"/>
    <w:rsid w:val="178C3CF3"/>
    <w:rsid w:val="17944956"/>
    <w:rsid w:val="17AA4179"/>
    <w:rsid w:val="17AF79E2"/>
    <w:rsid w:val="17B60D70"/>
    <w:rsid w:val="17BD5C5B"/>
    <w:rsid w:val="17C0399D"/>
    <w:rsid w:val="17C074F9"/>
    <w:rsid w:val="17C214C3"/>
    <w:rsid w:val="17CA3EB4"/>
    <w:rsid w:val="17CF19E0"/>
    <w:rsid w:val="17CF3BE0"/>
    <w:rsid w:val="17EB4CD1"/>
    <w:rsid w:val="17FA6EAF"/>
    <w:rsid w:val="17FD24FB"/>
    <w:rsid w:val="180E4708"/>
    <w:rsid w:val="1821268E"/>
    <w:rsid w:val="184620F4"/>
    <w:rsid w:val="18475E6C"/>
    <w:rsid w:val="184C5231"/>
    <w:rsid w:val="185145F5"/>
    <w:rsid w:val="185843DE"/>
    <w:rsid w:val="185D11EC"/>
    <w:rsid w:val="18624A54"/>
    <w:rsid w:val="1869193F"/>
    <w:rsid w:val="18711896"/>
    <w:rsid w:val="18730A0F"/>
    <w:rsid w:val="187622AE"/>
    <w:rsid w:val="187C3D68"/>
    <w:rsid w:val="18890233"/>
    <w:rsid w:val="188E3A9B"/>
    <w:rsid w:val="18950986"/>
    <w:rsid w:val="189664AC"/>
    <w:rsid w:val="18B057C0"/>
    <w:rsid w:val="18BC5F12"/>
    <w:rsid w:val="18C94AD3"/>
    <w:rsid w:val="18E35B95"/>
    <w:rsid w:val="18E436BB"/>
    <w:rsid w:val="18E65685"/>
    <w:rsid w:val="18F36555"/>
    <w:rsid w:val="18F71640"/>
    <w:rsid w:val="18FE477D"/>
    <w:rsid w:val="18FF22A3"/>
    <w:rsid w:val="190D49C0"/>
    <w:rsid w:val="190F0738"/>
    <w:rsid w:val="192F0DDA"/>
    <w:rsid w:val="193208CA"/>
    <w:rsid w:val="193463F1"/>
    <w:rsid w:val="193C7053"/>
    <w:rsid w:val="19526CB8"/>
    <w:rsid w:val="195D39D9"/>
    <w:rsid w:val="19706CFD"/>
    <w:rsid w:val="197364FF"/>
    <w:rsid w:val="19777A51"/>
    <w:rsid w:val="198033E4"/>
    <w:rsid w:val="199C7AF2"/>
    <w:rsid w:val="199D21E8"/>
    <w:rsid w:val="19A07DB9"/>
    <w:rsid w:val="19A35324"/>
    <w:rsid w:val="19AF5A77"/>
    <w:rsid w:val="19B968F6"/>
    <w:rsid w:val="19CC6629"/>
    <w:rsid w:val="19D0740C"/>
    <w:rsid w:val="19D379B8"/>
    <w:rsid w:val="19E73463"/>
    <w:rsid w:val="19E971DB"/>
    <w:rsid w:val="19EA2F53"/>
    <w:rsid w:val="19F12C3D"/>
    <w:rsid w:val="19F138D9"/>
    <w:rsid w:val="19FD4A34"/>
    <w:rsid w:val="1A077661"/>
    <w:rsid w:val="1A090840"/>
    <w:rsid w:val="1A304E0A"/>
    <w:rsid w:val="1A347F8B"/>
    <w:rsid w:val="1A3B555D"/>
    <w:rsid w:val="1A3E2AA3"/>
    <w:rsid w:val="1A3F5E30"/>
    <w:rsid w:val="1A442663"/>
    <w:rsid w:val="1A444411"/>
    <w:rsid w:val="1A473970"/>
    <w:rsid w:val="1A491A28"/>
    <w:rsid w:val="1A5A34A2"/>
    <w:rsid w:val="1A607AB5"/>
    <w:rsid w:val="1A9133CF"/>
    <w:rsid w:val="1AA32A56"/>
    <w:rsid w:val="1AAD645B"/>
    <w:rsid w:val="1AB8057E"/>
    <w:rsid w:val="1AC15A62"/>
    <w:rsid w:val="1AE17EB2"/>
    <w:rsid w:val="1AF776D6"/>
    <w:rsid w:val="1B0B3181"/>
    <w:rsid w:val="1B1A33C4"/>
    <w:rsid w:val="1B202D2D"/>
    <w:rsid w:val="1B2304CB"/>
    <w:rsid w:val="1B260EFF"/>
    <w:rsid w:val="1B35217F"/>
    <w:rsid w:val="1B394527"/>
    <w:rsid w:val="1B46409D"/>
    <w:rsid w:val="1B612DA1"/>
    <w:rsid w:val="1B6D7998"/>
    <w:rsid w:val="1B750E0A"/>
    <w:rsid w:val="1B7F1479"/>
    <w:rsid w:val="1B852F33"/>
    <w:rsid w:val="1B8533FA"/>
    <w:rsid w:val="1B8A22F8"/>
    <w:rsid w:val="1BD21EF1"/>
    <w:rsid w:val="1BD619E1"/>
    <w:rsid w:val="1BEF1F4D"/>
    <w:rsid w:val="1BF807B0"/>
    <w:rsid w:val="1C2564C4"/>
    <w:rsid w:val="1C381D54"/>
    <w:rsid w:val="1C387FA6"/>
    <w:rsid w:val="1C47643B"/>
    <w:rsid w:val="1C5C1B50"/>
    <w:rsid w:val="1C5E6B7E"/>
    <w:rsid w:val="1C69015F"/>
    <w:rsid w:val="1C7A236C"/>
    <w:rsid w:val="1C7D1E5D"/>
    <w:rsid w:val="1C7F5BD5"/>
    <w:rsid w:val="1C8958E4"/>
    <w:rsid w:val="1CA7512B"/>
    <w:rsid w:val="1CA92C52"/>
    <w:rsid w:val="1CB735C0"/>
    <w:rsid w:val="1CD557F5"/>
    <w:rsid w:val="1CDA364E"/>
    <w:rsid w:val="1CDF6673"/>
    <w:rsid w:val="1CE33AA7"/>
    <w:rsid w:val="1CE7377A"/>
    <w:rsid w:val="1CED6470"/>
    <w:rsid w:val="1CF33ECD"/>
    <w:rsid w:val="1D022362"/>
    <w:rsid w:val="1D047E88"/>
    <w:rsid w:val="1D1207F7"/>
    <w:rsid w:val="1D1C78C7"/>
    <w:rsid w:val="1D1E6DAA"/>
    <w:rsid w:val="1D2C3EF7"/>
    <w:rsid w:val="1D33076D"/>
    <w:rsid w:val="1D3C3AC6"/>
    <w:rsid w:val="1D3D377E"/>
    <w:rsid w:val="1D4110DC"/>
    <w:rsid w:val="1D411619"/>
    <w:rsid w:val="1D507571"/>
    <w:rsid w:val="1D686669"/>
    <w:rsid w:val="1D756FD8"/>
    <w:rsid w:val="1D796AC8"/>
    <w:rsid w:val="1D816AA4"/>
    <w:rsid w:val="1D8F470A"/>
    <w:rsid w:val="1D927B8A"/>
    <w:rsid w:val="1D9E02DC"/>
    <w:rsid w:val="1D9F6F45"/>
    <w:rsid w:val="1DAF6046"/>
    <w:rsid w:val="1DB16262"/>
    <w:rsid w:val="1DBE44DB"/>
    <w:rsid w:val="1DD22107"/>
    <w:rsid w:val="1DDF4451"/>
    <w:rsid w:val="1DF223D6"/>
    <w:rsid w:val="1DF63C75"/>
    <w:rsid w:val="1E0B5246"/>
    <w:rsid w:val="1E1B36DB"/>
    <w:rsid w:val="1E285DF8"/>
    <w:rsid w:val="1E3819A8"/>
    <w:rsid w:val="1E3F5595"/>
    <w:rsid w:val="1E4744D0"/>
    <w:rsid w:val="1E4F15D7"/>
    <w:rsid w:val="1E7828DC"/>
    <w:rsid w:val="1E7D6558"/>
    <w:rsid w:val="1E857F63"/>
    <w:rsid w:val="1E8F7C25"/>
    <w:rsid w:val="1E9074BA"/>
    <w:rsid w:val="1E94348E"/>
    <w:rsid w:val="1E960FB4"/>
    <w:rsid w:val="1E990AA4"/>
    <w:rsid w:val="1EB82D7E"/>
    <w:rsid w:val="1EB853CE"/>
    <w:rsid w:val="1EC73863"/>
    <w:rsid w:val="1ED1023E"/>
    <w:rsid w:val="1ED815CC"/>
    <w:rsid w:val="1EDA3596"/>
    <w:rsid w:val="1EF657D6"/>
    <w:rsid w:val="1F0028D1"/>
    <w:rsid w:val="1F046865"/>
    <w:rsid w:val="1F06438B"/>
    <w:rsid w:val="1F0B3750"/>
    <w:rsid w:val="1F227FC8"/>
    <w:rsid w:val="1F275505"/>
    <w:rsid w:val="1F284C6B"/>
    <w:rsid w:val="1F3874D6"/>
    <w:rsid w:val="1F4307AE"/>
    <w:rsid w:val="1F470500"/>
    <w:rsid w:val="1F62533A"/>
    <w:rsid w:val="1F660CDA"/>
    <w:rsid w:val="1F75506D"/>
    <w:rsid w:val="1F7A4CA9"/>
    <w:rsid w:val="1F811C64"/>
    <w:rsid w:val="1F811FBA"/>
    <w:rsid w:val="1F841754"/>
    <w:rsid w:val="1F906C89"/>
    <w:rsid w:val="1F9C4CF0"/>
    <w:rsid w:val="1FA37E2C"/>
    <w:rsid w:val="1FA83694"/>
    <w:rsid w:val="1FAD2A59"/>
    <w:rsid w:val="1FBE07C2"/>
    <w:rsid w:val="1FC97167"/>
    <w:rsid w:val="1FD47FE6"/>
    <w:rsid w:val="1FEA15B7"/>
    <w:rsid w:val="1FEC17D3"/>
    <w:rsid w:val="1FED10A7"/>
    <w:rsid w:val="1FF21229"/>
    <w:rsid w:val="1FF64400"/>
    <w:rsid w:val="1FF95C9E"/>
    <w:rsid w:val="2000527E"/>
    <w:rsid w:val="20016901"/>
    <w:rsid w:val="201523AC"/>
    <w:rsid w:val="20174376"/>
    <w:rsid w:val="201A55F1"/>
    <w:rsid w:val="20264542"/>
    <w:rsid w:val="202B1BD0"/>
    <w:rsid w:val="203171E6"/>
    <w:rsid w:val="20337402"/>
    <w:rsid w:val="203647FC"/>
    <w:rsid w:val="20375FA9"/>
    <w:rsid w:val="20564E9E"/>
    <w:rsid w:val="2072744D"/>
    <w:rsid w:val="207C5E1E"/>
    <w:rsid w:val="208512E0"/>
    <w:rsid w:val="208E61C2"/>
    <w:rsid w:val="208F03B0"/>
    <w:rsid w:val="20B3409F"/>
    <w:rsid w:val="20C95670"/>
    <w:rsid w:val="20E029BA"/>
    <w:rsid w:val="20E34258"/>
    <w:rsid w:val="20F621DE"/>
    <w:rsid w:val="21091F11"/>
    <w:rsid w:val="21130FE1"/>
    <w:rsid w:val="21134B3E"/>
    <w:rsid w:val="2120725A"/>
    <w:rsid w:val="212925B3"/>
    <w:rsid w:val="212E3725"/>
    <w:rsid w:val="213D7E0C"/>
    <w:rsid w:val="213E0DBD"/>
    <w:rsid w:val="21537630"/>
    <w:rsid w:val="21627873"/>
    <w:rsid w:val="21661111"/>
    <w:rsid w:val="216830DB"/>
    <w:rsid w:val="216E7FC6"/>
    <w:rsid w:val="21703D3E"/>
    <w:rsid w:val="217F6E19"/>
    <w:rsid w:val="21845A3B"/>
    <w:rsid w:val="21983295"/>
    <w:rsid w:val="219832B7"/>
    <w:rsid w:val="21984973"/>
    <w:rsid w:val="21A13C4D"/>
    <w:rsid w:val="21A97250"/>
    <w:rsid w:val="21AD0AEE"/>
    <w:rsid w:val="21B207FA"/>
    <w:rsid w:val="21B83573"/>
    <w:rsid w:val="21C618B9"/>
    <w:rsid w:val="21C83B7A"/>
    <w:rsid w:val="21C978F2"/>
    <w:rsid w:val="21CB366A"/>
    <w:rsid w:val="21E07116"/>
    <w:rsid w:val="21E64000"/>
    <w:rsid w:val="21EA1D42"/>
    <w:rsid w:val="21EE1107"/>
    <w:rsid w:val="21EF7359"/>
    <w:rsid w:val="220821C8"/>
    <w:rsid w:val="221E19EC"/>
    <w:rsid w:val="221E379A"/>
    <w:rsid w:val="223236E9"/>
    <w:rsid w:val="2241392C"/>
    <w:rsid w:val="22431452"/>
    <w:rsid w:val="22460F43"/>
    <w:rsid w:val="224A458F"/>
    <w:rsid w:val="224C47AB"/>
    <w:rsid w:val="22744AB4"/>
    <w:rsid w:val="22794E74"/>
    <w:rsid w:val="227B299A"/>
    <w:rsid w:val="227D2BB6"/>
    <w:rsid w:val="22813D29"/>
    <w:rsid w:val="22883309"/>
    <w:rsid w:val="228A7081"/>
    <w:rsid w:val="228C4BA7"/>
    <w:rsid w:val="22941CAE"/>
    <w:rsid w:val="229545CB"/>
    <w:rsid w:val="229722EC"/>
    <w:rsid w:val="2297354C"/>
    <w:rsid w:val="22A30143"/>
    <w:rsid w:val="22AC349C"/>
    <w:rsid w:val="22B81E40"/>
    <w:rsid w:val="22C5630B"/>
    <w:rsid w:val="22C95DFC"/>
    <w:rsid w:val="22CC58EC"/>
    <w:rsid w:val="22DA1DB7"/>
    <w:rsid w:val="22DA6443"/>
    <w:rsid w:val="22E449E3"/>
    <w:rsid w:val="22EE13BE"/>
    <w:rsid w:val="230B6414"/>
    <w:rsid w:val="230E1A60"/>
    <w:rsid w:val="231177A3"/>
    <w:rsid w:val="23152DEF"/>
    <w:rsid w:val="231921B3"/>
    <w:rsid w:val="231C78A6"/>
    <w:rsid w:val="231D7EF5"/>
    <w:rsid w:val="23203542"/>
    <w:rsid w:val="233139A1"/>
    <w:rsid w:val="2355768F"/>
    <w:rsid w:val="23566F63"/>
    <w:rsid w:val="236144A7"/>
    <w:rsid w:val="237D3DBF"/>
    <w:rsid w:val="23810484"/>
    <w:rsid w:val="239006C7"/>
    <w:rsid w:val="23922691"/>
    <w:rsid w:val="23926B33"/>
    <w:rsid w:val="23A45F21"/>
    <w:rsid w:val="23A777BF"/>
    <w:rsid w:val="23A831CE"/>
    <w:rsid w:val="23B73EA6"/>
    <w:rsid w:val="23C12F77"/>
    <w:rsid w:val="23D04F68"/>
    <w:rsid w:val="23D20CE0"/>
    <w:rsid w:val="23D36806"/>
    <w:rsid w:val="23DC390D"/>
    <w:rsid w:val="23E32EED"/>
    <w:rsid w:val="23F24EDE"/>
    <w:rsid w:val="24003A9F"/>
    <w:rsid w:val="240A0F51"/>
    <w:rsid w:val="240E783E"/>
    <w:rsid w:val="24127D33"/>
    <w:rsid w:val="2413616E"/>
    <w:rsid w:val="242B03F0"/>
    <w:rsid w:val="243279D1"/>
    <w:rsid w:val="2435126F"/>
    <w:rsid w:val="243F5C4A"/>
    <w:rsid w:val="2446347C"/>
    <w:rsid w:val="244D65B8"/>
    <w:rsid w:val="24696B33"/>
    <w:rsid w:val="246F29D3"/>
    <w:rsid w:val="247753E3"/>
    <w:rsid w:val="2480073C"/>
    <w:rsid w:val="248024EA"/>
    <w:rsid w:val="2483022C"/>
    <w:rsid w:val="248365DE"/>
    <w:rsid w:val="24880178"/>
    <w:rsid w:val="24975A86"/>
    <w:rsid w:val="249E0BC2"/>
    <w:rsid w:val="24B16B47"/>
    <w:rsid w:val="24C04FDC"/>
    <w:rsid w:val="24C06D8A"/>
    <w:rsid w:val="24C26FA6"/>
    <w:rsid w:val="24CA500A"/>
    <w:rsid w:val="24CA5E5B"/>
    <w:rsid w:val="24D6035C"/>
    <w:rsid w:val="24E011DB"/>
    <w:rsid w:val="24E077C8"/>
    <w:rsid w:val="24E23DF2"/>
    <w:rsid w:val="24F95C0C"/>
    <w:rsid w:val="250273A3"/>
    <w:rsid w:val="250C6474"/>
    <w:rsid w:val="250D7AF6"/>
    <w:rsid w:val="25115838"/>
    <w:rsid w:val="25137802"/>
    <w:rsid w:val="251D41DD"/>
    <w:rsid w:val="25292B82"/>
    <w:rsid w:val="252A06A8"/>
    <w:rsid w:val="252E1F46"/>
    <w:rsid w:val="25445C0D"/>
    <w:rsid w:val="2547125A"/>
    <w:rsid w:val="254C6870"/>
    <w:rsid w:val="255816B9"/>
    <w:rsid w:val="2561056D"/>
    <w:rsid w:val="25695674"/>
    <w:rsid w:val="257F27A2"/>
    <w:rsid w:val="25875AFA"/>
    <w:rsid w:val="258C3110"/>
    <w:rsid w:val="259124D5"/>
    <w:rsid w:val="259326F1"/>
    <w:rsid w:val="2593449F"/>
    <w:rsid w:val="25A93CC2"/>
    <w:rsid w:val="25AB17E9"/>
    <w:rsid w:val="25B318F4"/>
    <w:rsid w:val="25D7082F"/>
    <w:rsid w:val="25F52A64"/>
    <w:rsid w:val="261D1FBA"/>
    <w:rsid w:val="261F3F85"/>
    <w:rsid w:val="262D044F"/>
    <w:rsid w:val="263151E3"/>
    <w:rsid w:val="263E08AF"/>
    <w:rsid w:val="264439EB"/>
    <w:rsid w:val="26487037"/>
    <w:rsid w:val="264C0D0B"/>
    <w:rsid w:val="264D28A0"/>
    <w:rsid w:val="26647BE9"/>
    <w:rsid w:val="26753BA5"/>
    <w:rsid w:val="268564DD"/>
    <w:rsid w:val="269E759F"/>
    <w:rsid w:val="26A56238"/>
    <w:rsid w:val="26B66697"/>
    <w:rsid w:val="26D703BB"/>
    <w:rsid w:val="26D8657C"/>
    <w:rsid w:val="26E2748C"/>
    <w:rsid w:val="26E34FB2"/>
    <w:rsid w:val="26E62E44"/>
    <w:rsid w:val="26EE4083"/>
    <w:rsid w:val="26EF3957"/>
    <w:rsid w:val="271E5FEA"/>
    <w:rsid w:val="272F1D72"/>
    <w:rsid w:val="274F08E9"/>
    <w:rsid w:val="27653C19"/>
    <w:rsid w:val="278A18D2"/>
    <w:rsid w:val="278C389C"/>
    <w:rsid w:val="27901262"/>
    <w:rsid w:val="279462AC"/>
    <w:rsid w:val="279635FB"/>
    <w:rsid w:val="279D33B3"/>
    <w:rsid w:val="27AC44B0"/>
    <w:rsid w:val="27B150B0"/>
    <w:rsid w:val="27B5694E"/>
    <w:rsid w:val="27BA5D13"/>
    <w:rsid w:val="27BB7CDD"/>
    <w:rsid w:val="27C070A1"/>
    <w:rsid w:val="27C66987"/>
    <w:rsid w:val="27CB6172"/>
    <w:rsid w:val="27CE7A10"/>
    <w:rsid w:val="27DB3EDB"/>
    <w:rsid w:val="27E62FAC"/>
    <w:rsid w:val="280276BA"/>
    <w:rsid w:val="280E42B1"/>
    <w:rsid w:val="280E5AAB"/>
    <w:rsid w:val="281573ED"/>
    <w:rsid w:val="28177609"/>
    <w:rsid w:val="28302479"/>
    <w:rsid w:val="286430B4"/>
    <w:rsid w:val="286839C1"/>
    <w:rsid w:val="286F0062"/>
    <w:rsid w:val="28722A91"/>
    <w:rsid w:val="28732366"/>
    <w:rsid w:val="287A1946"/>
    <w:rsid w:val="28862099"/>
    <w:rsid w:val="288D78CB"/>
    <w:rsid w:val="288E0F4E"/>
    <w:rsid w:val="289E3886"/>
    <w:rsid w:val="28B60F77"/>
    <w:rsid w:val="28C055AB"/>
    <w:rsid w:val="28C57065"/>
    <w:rsid w:val="28C66939"/>
    <w:rsid w:val="28C826B1"/>
    <w:rsid w:val="28CE42AC"/>
    <w:rsid w:val="28E219C5"/>
    <w:rsid w:val="28E514B5"/>
    <w:rsid w:val="28F214DC"/>
    <w:rsid w:val="28F96D0F"/>
    <w:rsid w:val="290C6A42"/>
    <w:rsid w:val="292A336C"/>
    <w:rsid w:val="292A6EC8"/>
    <w:rsid w:val="292D0766"/>
    <w:rsid w:val="293D4E4D"/>
    <w:rsid w:val="294E705B"/>
    <w:rsid w:val="29543F45"/>
    <w:rsid w:val="29565F0F"/>
    <w:rsid w:val="29617658"/>
    <w:rsid w:val="296A19BB"/>
    <w:rsid w:val="298365D8"/>
    <w:rsid w:val="298E421D"/>
    <w:rsid w:val="29A0362E"/>
    <w:rsid w:val="29A46C7B"/>
    <w:rsid w:val="29AC5B2F"/>
    <w:rsid w:val="29C015DB"/>
    <w:rsid w:val="29C235A5"/>
    <w:rsid w:val="29C94933"/>
    <w:rsid w:val="29CC4423"/>
    <w:rsid w:val="29D357B2"/>
    <w:rsid w:val="29DD03DE"/>
    <w:rsid w:val="29E1696D"/>
    <w:rsid w:val="29E21551"/>
    <w:rsid w:val="29E835CB"/>
    <w:rsid w:val="29EC23D0"/>
    <w:rsid w:val="29FF0355"/>
    <w:rsid w:val="2A1A6F3D"/>
    <w:rsid w:val="2A226E10"/>
    <w:rsid w:val="2A2B5331"/>
    <w:rsid w:val="2A383867"/>
    <w:rsid w:val="2A443FBA"/>
    <w:rsid w:val="2A4B17EC"/>
    <w:rsid w:val="2A522B7B"/>
    <w:rsid w:val="2A5266D7"/>
    <w:rsid w:val="2A622692"/>
    <w:rsid w:val="2A7523C5"/>
    <w:rsid w:val="2A7C19A5"/>
    <w:rsid w:val="2A81520E"/>
    <w:rsid w:val="2A8A2314"/>
    <w:rsid w:val="2A8E444D"/>
    <w:rsid w:val="2A9C2048"/>
    <w:rsid w:val="2AB3056F"/>
    <w:rsid w:val="2AC33130"/>
    <w:rsid w:val="2AC450FA"/>
    <w:rsid w:val="2AC6292C"/>
    <w:rsid w:val="2AC670C5"/>
    <w:rsid w:val="2AD11061"/>
    <w:rsid w:val="2AD27817"/>
    <w:rsid w:val="2ADE6941"/>
    <w:rsid w:val="2AEB2687"/>
    <w:rsid w:val="2AF05EF0"/>
    <w:rsid w:val="2AF14141"/>
    <w:rsid w:val="2B125A54"/>
    <w:rsid w:val="2B2B6F28"/>
    <w:rsid w:val="2B2C517A"/>
    <w:rsid w:val="2B326508"/>
    <w:rsid w:val="2B371B8A"/>
    <w:rsid w:val="2B404781"/>
    <w:rsid w:val="2B485D2C"/>
    <w:rsid w:val="2B603075"/>
    <w:rsid w:val="2B626DED"/>
    <w:rsid w:val="2B6615C2"/>
    <w:rsid w:val="2B69017C"/>
    <w:rsid w:val="2B6F5066"/>
    <w:rsid w:val="2B7E7772"/>
    <w:rsid w:val="2B807273"/>
    <w:rsid w:val="2B8430D2"/>
    <w:rsid w:val="2B97636B"/>
    <w:rsid w:val="2B9E76FA"/>
    <w:rsid w:val="2BA70CA4"/>
    <w:rsid w:val="2BB1742D"/>
    <w:rsid w:val="2BB86A0D"/>
    <w:rsid w:val="2BC5737C"/>
    <w:rsid w:val="2BC61E5C"/>
    <w:rsid w:val="2BDB26FC"/>
    <w:rsid w:val="2BDE4174"/>
    <w:rsid w:val="2BE27F2E"/>
    <w:rsid w:val="2BE45A54"/>
    <w:rsid w:val="2BE912BD"/>
    <w:rsid w:val="2BEC2B5B"/>
    <w:rsid w:val="2BEE0681"/>
    <w:rsid w:val="2BEF7F55"/>
    <w:rsid w:val="2C0446B1"/>
    <w:rsid w:val="2C1005F7"/>
    <w:rsid w:val="2C1300E8"/>
    <w:rsid w:val="2C163734"/>
    <w:rsid w:val="2C167BD8"/>
    <w:rsid w:val="2C183950"/>
    <w:rsid w:val="2C1A76C8"/>
    <w:rsid w:val="2C1C3440"/>
    <w:rsid w:val="2C275941"/>
    <w:rsid w:val="2C365A9F"/>
    <w:rsid w:val="2C365B84"/>
    <w:rsid w:val="2C5030EA"/>
    <w:rsid w:val="2C576226"/>
    <w:rsid w:val="2C5F473E"/>
    <w:rsid w:val="2C736DD8"/>
    <w:rsid w:val="2C884632"/>
    <w:rsid w:val="2C923702"/>
    <w:rsid w:val="2C9A6113"/>
    <w:rsid w:val="2CBB54B7"/>
    <w:rsid w:val="2CBC2DED"/>
    <w:rsid w:val="2CBD0053"/>
    <w:rsid w:val="2CC17B44"/>
    <w:rsid w:val="2CC633AC"/>
    <w:rsid w:val="2CD86C3B"/>
    <w:rsid w:val="2CDE24A4"/>
    <w:rsid w:val="2CE35D0C"/>
    <w:rsid w:val="2CE43832"/>
    <w:rsid w:val="2CE51A84"/>
    <w:rsid w:val="2CEB696E"/>
    <w:rsid w:val="2CFB12A7"/>
    <w:rsid w:val="2D095047"/>
    <w:rsid w:val="2D2A56E9"/>
    <w:rsid w:val="2D320A41"/>
    <w:rsid w:val="2D5373A2"/>
    <w:rsid w:val="2D572256"/>
    <w:rsid w:val="2D5E1836"/>
    <w:rsid w:val="2D712C1F"/>
    <w:rsid w:val="2D727090"/>
    <w:rsid w:val="2D7B23E8"/>
    <w:rsid w:val="2D8172D3"/>
    <w:rsid w:val="2D8A0E01"/>
    <w:rsid w:val="2D8F7C42"/>
    <w:rsid w:val="2D990AC0"/>
    <w:rsid w:val="2D9A728A"/>
    <w:rsid w:val="2DA52FC1"/>
    <w:rsid w:val="2DB17BB8"/>
    <w:rsid w:val="2DBB0A37"/>
    <w:rsid w:val="2DBD47AF"/>
    <w:rsid w:val="2DC01623"/>
    <w:rsid w:val="2DC25921"/>
    <w:rsid w:val="2DF81343"/>
    <w:rsid w:val="2E133665"/>
    <w:rsid w:val="2E1E4B22"/>
    <w:rsid w:val="2E241915"/>
    <w:rsid w:val="2E2C5491"/>
    <w:rsid w:val="2E2F6D2F"/>
    <w:rsid w:val="2E383E35"/>
    <w:rsid w:val="2E385BE3"/>
    <w:rsid w:val="2E4705DF"/>
    <w:rsid w:val="2E4B3B69"/>
    <w:rsid w:val="2E4C78E1"/>
    <w:rsid w:val="2E51202C"/>
    <w:rsid w:val="2E5642BC"/>
    <w:rsid w:val="2E5D1AEE"/>
    <w:rsid w:val="2E5D624C"/>
    <w:rsid w:val="2E7330BF"/>
    <w:rsid w:val="2E7A36D2"/>
    <w:rsid w:val="2E7B1F74"/>
    <w:rsid w:val="2E8B21B7"/>
    <w:rsid w:val="2E9C43C4"/>
    <w:rsid w:val="2E9D1EEA"/>
    <w:rsid w:val="2EA85434"/>
    <w:rsid w:val="2EAB2130"/>
    <w:rsid w:val="2EBD258D"/>
    <w:rsid w:val="2EC35DF5"/>
    <w:rsid w:val="2ECB6A58"/>
    <w:rsid w:val="2ED022C0"/>
    <w:rsid w:val="2ED973C6"/>
    <w:rsid w:val="2EDE2C2F"/>
    <w:rsid w:val="2EDF69A7"/>
    <w:rsid w:val="2EE02232"/>
    <w:rsid w:val="2EE87609"/>
    <w:rsid w:val="2EEB70FA"/>
    <w:rsid w:val="2EF72A04"/>
    <w:rsid w:val="2EFF2BA5"/>
    <w:rsid w:val="2F070BCC"/>
    <w:rsid w:val="2F0D7070"/>
    <w:rsid w:val="2F141D40"/>
    <w:rsid w:val="2F2A7C22"/>
    <w:rsid w:val="2F2F5238"/>
    <w:rsid w:val="2F302D5E"/>
    <w:rsid w:val="2F324D29"/>
    <w:rsid w:val="2F5C7FF7"/>
    <w:rsid w:val="2F68074A"/>
    <w:rsid w:val="2F8B61E7"/>
    <w:rsid w:val="2F927575"/>
    <w:rsid w:val="2F9C6646"/>
    <w:rsid w:val="2F9E02E9"/>
    <w:rsid w:val="2FAA2B11"/>
    <w:rsid w:val="2FAF45CB"/>
    <w:rsid w:val="2FCF07C9"/>
    <w:rsid w:val="2FD47B8E"/>
    <w:rsid w:val="2FD867AB"/>
    <w:rsid w:val="2FDB2CCA"/>
    <w:rsid w:val="2FE37DD1"/>
    <w:rsid w:val="2FF16992"/>
    <w:rsid w:val="2FF87D20"/>
    <w:rsid w:val="30055F99"/>
    <w:rsid w:val="300634F7"/>
    <w:rsid w:val="301306B6"/>
    <w:rsid w:val="301461DC"/>
    <w:rsid w:val="30183F1E"/>
    <w:rsid w:val="30185CCC"/>
    <w:rsid w:val="301B57BD"/>
    <w:rsid w:val="302428C3"/>
    <w:rsid w:val="302A5C70"/>
    <w:rsid w:val="30316D8E"/>
    <w:rsid w:val="30386386"/>
    <w:rsid w:val="303B5E5F"/>
    <w:rsid w:val="303B7C0D"/>
    <w:rsid w:val="30466CDD"/>
    <w:rsid w:val="30470360"/>
    <w:rsid w:val="3049232A"/>
    <w:rsid w:val="30562C99"/>
    <w:rsid w:val="306233EC"/>
    <w:rsid w:val="306453B6"/>
    <w:rsid w:val="307F3F9D"/>
    <w:rsid w:val="30913CD1"/>
    <w:rsid w:val="30A04FAC"/>
    <w:rsid w:val="30A21A3A"/>
    <w:rsid w:val="30B579BF"/>
    <w:rsid w:val="30BE4E0C"/>
    <w:rsid w:val="30BF4CF4"/>
    <w:rsid w:val="30C472C3"/>
    <w:rsid w:val="30D342E9"/>
    <w:rsid w:val="30DD2A72"/>
    <w:rsid w:val="30E262DA"/>
    <w:rsid w:val="30E42053"/>
    <w:rsid w:val="30E52087"/>
    <w:rsid w:val="3103697D"/>
    <w:rsid w:val="310B5831"/>
    <w:rsid w:val="310D3357"/>
    <w:rsid w:val="31140B8A"/>
    <w:rsid w:val="311A3CC6"/>
    <w:rsid w:val="311D7B96"/>
    <w:rsid w:val="31280191"/>
    <w:rsid w:val="312E0252"/>
    <w:rsid w:val="312E1520"/>
    <w:rsid w:val="31307046"/>
    <w:rsid w:val="313A7069"/>
    <w:rsid w:val="314D19A6"/>
    <w:rsid w:val="31701B38"/>
    <w:rsid w:val="31745184"/>
    <w:rsid w:val="317909ED"/>
    <w:rsid w:val="3186310A"/>
    <w:rsid w:val="318F1FBE"/>
    <w:rsid w:val="31A57A34"/>
    <w:rsid w:val="31B41A25"/>
    <w:rsid w:val="31B9703B"/>
    <w:rsid w:val="31BB7257"/>
    <w:rsid w:val="31C75BFC"/>
    <w:rsid w:val="31E27693"/>
    <w:rsid w:val="31EF6F01"/>
    <w:rsid w:val="31FB7654"/>
    <w:rsid w:val="31FD5849"/>
    <w:rsid w:val="320504D2"/>
    <w:rsid w:val="32230959"/>
    <w:rsid w:val="322841C1"/>
    <w:rsid w:val="32292413"/>
    <w:rsid w:val="324A5F07"/>
    <w:rsid w:val="324C6101"/>
    <w:rsid w:val="3260395B"/>
    <w:rsid w:val="3278467C"/>
    <w:rsid w:val="327A0EC0"/>
    <w:rsid w:val="327C459C"/>
    <w:rsid w:val="327F2033"/>
    <w:rsid w:val="32807B59"/>
    <w:rsid w:val="32847649"/>
    <w:rsid w:val="32987598"/>
    <w:rsid w:val="32A23F73"/>
    <w:rsid w:val="32A25D21"/>
    <w:rsid w:val="32AF043E"/>
    <w:rsid w:val="32B31CDC"/>
    <w:rsid w:val="32BB5035"/>
    <w:rsid w:val="32BF2D77"/>
    <w:rsid w:val="32E012B1"/>
    <w:rsid w:val="32E4458C"/>
    <w:rsid w:val="32EE0F67"/>
    <w:rsid w:val="32EF4DE9"/>
    <w:rsid w:val="32F10A57"/>
    <w:rsid w:val="32F72511"/>
    <w:rsid w:val="33114C55"/>
    <w:rsid w:val="33122EA7"/>
    <w:rsid w:val="3317670F"/>
    <w:rsid w:val="3321133C"/>
    <w:rsid w:val="332532E0"/>
    <w:rsid w:val="33294694"/>
    <w:rsid w:val="332D5F33"/>
    <w:rsid w:val="33370B5F"/>
    <w:rsid w:val="333F17C2"/>
    <w:rsid w:val="334868C9"/>
    <w:rsid w:val="3353526D"/>
    <w:rsid w:val="335638EA"/>
    <w:rsid w:val="33584A2C"/>
    <w:rsid w:val="33677B8F"/>
    <w:rsid w:val="33704071"/>
    <w:rsid w:val="33772B88"/>
    <w:rsid w:val="33837901"/>
    <w:rsid w:val="33BA46CF"/>
    <w:rsid w:val="33BE4DDD"/>
    <w:rsid w:val="33C148CD"/>
    <w:rsid w:val="33CF0D98"/>
    <w:rsid w:val="33D22636"/>
    <w:rsid w:val="33D60378"/>
    <w:rsid w:val="33E67E90"/>
    <w:rsid w:val="33F16F60"/>
    <w:rsid w:val="33F56D63"/>
    <w:rsid w:val="34056568"/>
    <w:rsid w:val="342D5ABF"/>
    <w:rsid w:val="34394463"/>
    <w:rsid w:val="343A22F2"/>
    <w:rsid w:val="343A6C7D"/>
    <w:rsid w:val="344277BC"/>
    <w:rsid w:val="344B2D1B"/>
    <w:rsid w:val="34522791"/>
    <w:rsid w:val="34605E94"/>
    <w:rsid w:val="34675474"/>
    <w:rsid w:val="34681312"/>
    <w:rsid w:val="347E456C"/>
    <w:rsid w:val="347F7E4E"/>
    <w:rsid w:val="34880F47"/>
    <w:rsid w:val="348E0C53"/>
    <w:rsid w:val="349A13A6"/>
    <w:rsid w:val="34A264AC"/>
    <w:rsid w:val="34A55F9D"/>
    <w:rsid w:val="34A83397"/>
    <w:rsid w:val="34A9783B"/>
    <w:rsid w:val="34AC732B"/>
    <w:rsid w:val="34B561E0"/>
    <w:rsid w:val="34C12DD7"/>
    <w:rsid w:val="34C53F49"/>
    <w:rsid w:val="34CA2EC8"/>
    <w:rsid w:val="34CE1050"/>
    <w:rsid w:val="34D40420"/>
    <w:rsid w:val="34D4418C"/>
    <w:rsid w:val="352D221A"/>
    <w:rsid w:val="352E1AEE"/>
    <w:rsid w:val="354115F1"/>
    <w:rsid w:val="35487054"/>
    <w:rsid w:val="35527ED3"/>
    <w:rsid w:val="35594A01"/>
    <w:rsid w:val="35645510"/>
    <w:rsid w:val="356674DA"/>
    <w:rsid w:val="35683252"/>
    <w:rsid w:val="35700359"/>
    <w:rsid w:val="358636D8"/>
    <w:rsid w:val="3589141A"/>
    <w:rsid w:val="35A41DB0"/>
    <w:rsid w:val="35AA386B"/>
    <w:rsid w:val="35AB313F"/>
    <w:rsid w:val="35B069A7"/>
    <w:rsid w:val="35BC17F0"/>
    <w:rsid w:val="35BC70FA"/>
    <w:rsid w:val="35C77726"/>
    <w:rsid w:val="35CF32D1"/>
    <w:rsid w:val="35D42696"/>
    <w:rsid w:val="35E0728C"/>
    <w:rsid w:val="35E36252"/>
    <w:rsid w:val="360A4309"/>
    <w:rsid w:val="360D3DFA"/>
    <w:rsid w:val="362D4E42"/>
    <w:rsid w:val="36343134"/>
    <w:rsid w:val="36372C24"/>
    <w:rsid w:val="363E5DC7"/>
    <w:rsid w:val="36462E68"/>
    <w:rsid w:val="364C4922"/>
    <w:rsid w:val="36524092"/>
    <w:rsid w:val="36575075"/>
    <w:rsid w:val="365B1601"/>
    <w:rsid w:val="366E3DE3"/>
    <w:rsid w:val="3676374D"/>
    <w:rsid w:val="368E4F3A"/>
    <w:rsid w:val="368F480F"/>
    <w:rsid w:val="369B1405"/>
    <w:rsid w:val="36A24542"/>
    <w:rsid w:val="36AA33F6"/>
    <w:rsid w:val="36AB2277"/>
    <w:rsid w:val="36AF3103"/>
    <w:rsid w:val="36BB3856"/>
    <w:rsid w:val="36BD75CE"/>
    <w:rsid w:val="36D6243D"/>
    <w:rsid w:val="36D82130"/>
    <w:rsid w:val="36DB3EF8"/>
    <w:rsid w:val="36EA7C97"/>
    <w:rsid w:val="36F80606"/>
    <w:rsid w:val="36F823B4"/>
    <w:rsid w:val="37076A9B"/>
    <w:rsid w:val="37164F30"/>
    <w:rsid w:val="37192788"/>
    <w:rsid w:val="37215DAE"/>
    <w:rsid w:val="372907BF"/>
    <w:rsid w:val="372D5E2E"/>
    <w:rsid w:val="37353608"/>
    <w:rsid w:val="373A0C1E"/>
    <w:rsid w:val="37402D47"/>
    <w:rsid w:val="37473969"/>
    <w:rsid w:val="374B4BD9"/>
    <w:rsid w:val="37734130"/>
    <w:rsid w:val="377E4FAF"/>
    <w:rsid w:val="378974B0"/>
    <w:rsid w:val="37A14D0A"/>
    <w:rsid w:val="37A34A15"/>
    <w:rsid w:val="37A662B4"/>
    <w:rsid w:val="37BA58BB"/>
    <w:rsid w:val="37CB7AC8"/>
    <w:rsid w:val="37E74B44"/>
    <w:rsid w:val="37E8067A"/>
    <w:rsid w:val="37EB3CC7"/>
    <w:rsid w:val="37ED3EE3"/>
    <w:rsid w:val="37F25055"/>
    <w:rsid w:val="37F94635"/>
    <w:rsid w:val="380261E1"/>
    <w:rsid w:val="38064FA4"/>
    <w:rsid w:val="381E409C"/>
    <w:rsid w:val="3837515E"/>
    <w:rsid w:val="385950D4"/>
    <w:rsid w:val="385E093C"/>
    <w:rsid w:val="38602906"/>
    <w:rsid w:val="38613F89"/>
    <w:rsid w:val="386D1F19"/>
    <w:rsid w:val="387B329C"/>
    <w:rsid w:val="387C0DC3"/>
    <w:rsid w:val="387E0DBB"/>
    <w:rsid w:val="3881462B"/>
    <w:rsid w:val="38832151"/>
    <w:rsid w:val="38926838"/>
    <w:rsid w:val="3894610C"/>
    <w:rsid w:val="38B8629F"/>
    <w:rsid w:val="38BB7B3D"/>
    <w:rsid w:val="38C855EC"/>
    <w:rsid w:val="38D1110E"/>
    <w:rsid w:val="38D676C9"/>
    <w:rsid w:val="38DB3D3B"/>
    <w:rsid w:val="38E2331B"/>
    <w:rsid w:val="38EA6FCF"/>
    <w:rsid w:val="38EC7CF6"/>
    <w:rsid w:val="38F41962"/>
    <w:rsid w:val="38F60B75"/>
    <w:rsid w:val="38FA6AC1"/>
    <w:rsid w:val="390F1C37"/>
    <w:rsid w:val="391334D5"/>
    <w:rsid w:val="39161217"/>
    <w:rsid w:val="391B2C32"/>
    <w:rsid w:val="391D4354"/>
    <w:rsid w:val="391F00CC"/>
    <w:rsid w:val="39290F4A"/>
    <w:rsid w:val="392A081F"/>
    <w:rsid w:val="393D67A4"/>
    <w:rsid w:val="394F0285"/>
    <w:rsid w:val="395835DE"/>
    <w:rsid w:val="3958538C"/>
    <w:rsid w:val="395F496C"/>
    <w:rsid w:val="39643D30"/>
    <w:rsid w:val="396E2E01"/>
    <w:rsid w:val="39730417"/>
    <w:rsid w:val="397A3554"/>
    <w:rsid w:val="397F0B6A"/>
    <w:rsid w:val="398443D3"/>
    <w:rsid w:val="39930ABA"/>
    <w:rsid w:val="39933FE4"/>
    <w:rsid w:val="39A64F49"/>
    <w:rsid w:val="39A97FE0"/>
    <w:rsid w:val="39B06F76"/>
    <w:rsid w:val="39BA7DF4"/>
    <w:rsid w:val="39E3559D"/>
    <w:rsid w:val="39E92488"/>
    <w:rsid w:val="39F5707E"/>
    <w:rsid w:val="3A0161B2"/>
    <w:rsid w:val="3A0177D1"/>
    <w:rsid w:val="3A0A3F8B"/>
    <w:rsid w:val="3A0B4AF4"/>
    <w:rsid w:val="3A232F1C"/>
    <w:rsid w:val="3A2D6818"/>
    <w:rsid w:val="3A2E0011"/>
    <w:rsid w:val="3A2F07E2"/>
    <w:rsid w:val="3A361B71"/>
    <w:rsid w:val="3A3E4582"/>
    <w:rsid w:val="3A495321"/>
    <w:rsid w:val="3A541FF7"/>
    <w:rsid w:val="3A671735"/>
    <w:rsid w:val="3A687850"/>
    <w:rsid w:val="3A6B6B40"/>
    <w:rsid w:val="3A7E52C6"/>
    <w:rsid w:val="3A8521B0"/>
    <w:rsid w:val="3A8B73DC"/>
    <w:rsid w:val="3A96260F"/>
    <w:rsid w:val="3A971EE4"/>
    <w:rsid w:val="3A993EAE"/>
    <w:rsid w:val="3AAB0C3B"/>
    <w:rsid w:val="3AC23405"/>
    <w:rsid w:val="3AC56A51"/>
    <w:rsid w:val="3AC930C3"/>
    <w:rsid w:val="3ACD1DA9"/>
    <w:rsid w:val="3ACD5C81"/>
    <w:rsid w:val="3AEC66D3"/>
    <w:rsid w:val="3B140DDD"/>
    <w:rsid w:val="3B3322A0"/>
    <w:rsid w:val="3B3616FD"/>
    <w:rsid w:val="3B4958D4"/>
    <w:rsid w:val="3B5F40A8"/>
    <w:rsid w:val="3B5F6EA5"/>
    <w:rsid w:val="3B6224F2"/>
    <w:rsid w:val="3B6245C1"/>
    <w:rsid w:val="3B675D5A"/>
    <w:rsid w:val="3B6E533A"/>
    <w:rsid w:val="3B6E70E8"/>
    <w:rsid w:val="3B7545AE"/>
    <w:rsid w:val="3B871F58"/>
    <w:rsid w:val="3B8C57C0"/>
    <w:rsid w:val="3B96663F"/>
    <w:rsid w:val="3B984165"/>
    <w:rsid w:val="3B9C3C56"/>
    <w:rsid w:val="3BA450DC"/>
    <w:rsid w:val="3BA96372"/>
    <w:rsid w:val="3BAE1BDB"/>
    <w:rsid w:val="3BB16FD5"/>
    <w:rsid w:val="3BC431AC"/>
    <w:rsid w:val="3BC46D08"/>
    <w:rsid w:val="3BC647E8"/>
    <w:rsid w:val="3BC874F3"/>
    <w:rsid w:val="3BCA01B5"/>
    <w:rsid w:val="3BFC46F4"/>
    <w:rsid w:val="3C0271FA"/>
    <w:rsid w:val="3C120CA5"/>
    <w:rsid w:val="3C2105FF"/>
    <w:rsid w:val="3C2B322B"/>
    <w:rsid w:val="3C441B1A"/>
    <w:rsid w:val="3C5C33E5"/>
    <w:rsid w:val="3C5E53AF"/>
    <w:rsid w:val="3C6109FB"/>
    <w:rsid w:val="3C642299"/>
    <w:rsid w:val="3C7713BE"/>
    <w:rsid w:val="3C797AF3"/>
    <w:rsid w:val="3C7C3A87"/>
    <w:rsid w:val="3C7F70D3"/>
    <w:rsid w:val="3C8F5568"/>
    <w:rsid w:val="3C920BB5"/>
    <w:rsid w:val="3C9E1C4F"/>
    <w:rsid w:val="3CA72F7A"/>
    <w:rsid w:val="3CAA05F4"/>
    <w:rsid w:val="3CB274A9"/>
    <w:rsid w:val="3CCB40C7"/>
    <w:rsid w:val="3CD63197"/>
    <w:rsid w:val="3CEA09F1"/>
    <w:rsid w:val="3CEA279F"/>
    <w:rsid w:val="3CEF4259"/>
    <w:rsid w:val="3CF63839"/>
    <w:rsid w:val="3CF8135F"/>
    <w:rsid w:val="3D167A38"/>
    <w:rsid w:val="3D1912D6"/>
    <w:rsid w:val="3D193084"/>
    <w:rsid w:val="3D2263DC"/>
    <w:rsid w:val="3D257C7B"/>
    <w:rsid w:val="3D313564"/>
    <w:rsid w:val="3D3B56F0"/>
    <w:rsid w:val="3D3D3216"/>
    <w:rsid w:val="3D474095"/>
    <w:rsid w:val="3D475E43"/>
    <w:rsid w:val="3D582B8B"/>
    <w:rsid w:val="3D672041"/>
    <w:rsid w:val="3D6B1EF9"/>
    <w:rsid w:val="3D8726E3"/>
    <w:rsid w:val="3D89020A"/>
    <w:rsid w:val="3DAC5A20"/>
    <w:rsid w:val="3DB37034"/>
    <w:rsid w:val="3DB8289D"/>
    <w:rsid w:val="3DC54FBA"/>
    <w:rsid w:val="3DDC2A2F"/>
    <w:rsid w:val="3DDD2303"/>
    <w:rsid w:val="3DEC0798"/>
    <w:rsid w:val="3DF8538F"/>
    <w:rsid w:val="3DFF04CC"/>
    <w:rsid w:val="3E014244"/>
    <w:rsid w:val="3E0B0C1F"/>
    <w:rsid w:val="3E1D0952"/>
    <w:rsid w:val="3E1E686B"/>
    <w:rsid w:val="3E247F32"/>
    <w:rsid w:val="3E2E7003"/>
    <w:rsid w:val="3E3143FD"/>
    <w:rsid w:val="3E35213F"/>
    <w:rsid w:val="3E491747"/>
    <w:rsid w:val="3E4A3465"/>
    <w:rsid w:val="3E4B3711"/>
    <w:rsid w:val="3E522CF1"/>
    <w:rsid w:val="3E5F0F6A"/>
    <w:rsid w:val="3E675A5C"/>
    <w:rsid w:val="3E6D18D9"/>
    <w:rsid w:val="3E774506"/>
    <w:rsid w:val="3E810EE1"/>
    <w:rsid w:val="3E832EAB"/>
    <w:rsid w:val="3E8450E7"/>
    <w:rsid w:val="3E895FE7"/>
    <w:rsid w:val="3E970704"/>
    <w:rsid w:val="3EA572C5"/>
    <w:rsid w:val="3EA80B63"/>
    <w:rsid w:val="3EA92D2D"/>
    <w:rsid w:val="3EAE5A4E"/>
    <w:rsid w:val="3EAF1EF2"/>
    <w:rsid w:val="3EB06664"/>
    <w:rsid w:val="3EB56DDC"/>
    <w:rsid w:val="3EB63280"/>
    <w:rsid w:val="3EBA2645"/>
    <w:rsid w:val="3EC05EAD"/>
    <w:rsid w:val="3EC3774B"/>
    <w:rsid w:val="3ECA1318"/>
    <w:rsid w:val="3ED731F7"/>
    <w:rsid w:val="3EEB352E"/>
    <w:rsid w:val="3EF20030"/>
    <w:rsid w:val="3EFC4DF7"/>
    <w:rsid w:val="3F077932"/>
    <w:rsid w:val="3F081602"/>
    <w:rsid w:val="3F1E4982"/>
    <w:rsid w:val="3F310B59"/>
    <w:rsid w:val="3F372042"/>
    <w:rsid w:val="3F3B19D7"/>
    <w:rsid w:val="3F487C50"/>
    <w:rsid w:val="3F4F5483"/>
    <w:rsid w:val="3F5465F5"/>
    <w:rsid w:val="3F5D194E"/>
    <w:rsid w:val="3F634A8A"/>
    <w:rsid w:val="3F636838"/>
    <w:rsid w:val="3F740A45"/>
    <w:rsid w:val="3F870779"/>
    <w:rsid w:val="3F8E7D59"/>
    <w:rsid w:val="3F9B06C8"/>
    <w:rsid w:val="3FA255B3"/>
    <w:rsid w:val="3FAC01DF"/>
    <w:rsid w:val="3FB157F6"/>
    <w:rsid w:val="3FB2379B"/>
    <w:rsid w:val="3FB5178A"/>
    <w:rsid w:val="3FBB5ABD"/>
    <w:rsid w:val="3FBD063E"/>
    <w:rsid w:val="3FC1012F"/>
    <w:rsid w:val="3FC76DC7"/>
    <w:rsid w:val="3FE0432D"/>
    <w:rsid w:val="3FE07E89"/>
    <w:rsid w:val="3FEB6F5A"/>
    <w:rsid w:val="3FEE3D38"/>
    <w:rsid w:val="3FFA0F4B"/>
    <w:rsid w:val="40041DC9"/>
    <w:rsid w:val="40185875"/>
    <w:rsid w:val="402B1A4C"/>
    <w:rsid w:val="402B55A8"/>
    <w:rsid w:val="402E32EA"/>
    <w:rsid w:val="403501D5"/>
    <w:rsid w:val="40384169"/>
    <w:rsid w:val="404C551E"/>
    <w:rsid w:val="40503261"/>
    <w:rsid w:val="405E3BCF"/>
    <w:rsid w:val="405F34A4"/>
    <w:rsid w:val="405F5252"/>
    <w:rsid w:val="40602867"/>
    <w:rsid w:val="40602DF3"/>
    <w:rsid w:val="4061546E"/>
    <w:rsid w:val="40692EB8"/>
    <w:rsid w:val="40774C91"/>
    <w:rsid w:val="40811CA8"/>
    <w:rsid w:val="40874AB9"/>
    <w:rsid w:val="40AE7F87"/>
    <w:rsid w:val="40B82BB4"/>
    <w:rsid w:val="40C63523"/>
    <w:rsid w:val="40CB0B39"/>
    <w:rsid w:val="40D043A1"/>
    <w:rsid w:val="40D103FD"/>
    <w:rsid w:val="40E51BFB"/>
    <w:rsid w:val="40E77DF5"/>
    <w:rsid w:val="40F2256A"/>
    <w:rsid w:val="40F40090"/>
    <w:rsid w:val="40F637F0"/>
    <w:rsid w:val="40F956A6"/>
    <w:rsid w:val="40FC0CF2"/>
    <w:rsid w:val="40FC6F44"/>
    <w:rsid w:val="41063AB6"/>
    <w:rsid w:val="41265D6F"/>
    <w:rsid w:val="412A3AB2"/>
    <w:rsid w:val="412C782A"/>
    <w:rsid w:val="412F10C8"/>
    <w:rsid w:val="41362456"/>
    <w:rsid w:val="41393CF5"/>
    <w:rsid w:val="413B5CBF"/>
    <w:rsid w:val="41401527"/>
    <w:rsid w:val="41452699"/>
    <w:rsid w:val="414D154E"/>
    <w:rsid w:val="41523008"/>
    <w:rsid w:val="41597EF3"/>
    <w:rsid w:val="415D3E87"/>
    <w:rsid w:val="41630D72"/>
    <w:rsid w:val="419E1DAA"/>
    <w:rsid w:val="41A41AB6"/>
    <w:rsid w:val="41AA4BF2"/>
    <w:rsid w:val="41B010AA"/>
    <w:rsid w:val="41C31810"/>
    <w:rsid w:val="41CE08E1"/>
    <w:rsid w:val="41D6389B"/>
    <w:rsid w:val="41DB2FFE"/>
    <w:rsid w:val="41DB4DAC"/>
    <w:rsid w:val="41E2613A"/>
    <w:rsid w:val="41E73751"/>
    <w:rsid w:val="41EE2D31"/>
    <w:rsid w:val="41F320F5"/>
    <w:rsid w:val="41F52311"/>
    <w:rsid w:val="41FB71FC"/>
    <w:rsid w:val="42022339"/>
    <w:rsid w:val="42072045"/>
    <w:rsid w:val="420E5181"/>
    <w:rsid w:val="42164946"/>
    <w:rsid w:val="421B789E"/>
    <w:rsid w:val="42204EB5"/>
    <w:rsid w:val="42283963"/>
    <w:rsid w:val="422E75D1"/>
    <w:rsid w:val="42383FAC"/>
    <w:rsid w:val="42470693"/>
    <w:rsid w:val="424B0183"/>
    <w:rsid w:val="424B3CDF"/>
    <w:rsid w:val="42552DB0"/>
    <w:rsid w:val="42576B28"/>
    <w:rsid w:val="4269060A"/>
    <w:rsid w:val="4285083C"/>
    <w:rsid w:val="42890CAC"/>
    <w:rsid w:val="428C1233"/>
    <w:rsid w:val="428E62C2"/>
    <w:rsid w:val="429D02B3"/>
    <w:rsid w:val="429D6505"/>
    <w:rsid w:val="42BE2243"/>
    <w:rsid w:val="42E71BAA"/>
    <w:rsid w:val="42ED2FE9"/>
    <w:rsid w:val="430976F7"/>
    <w:rsid w:val="430B7913"/>
    <w:rsid w:val="431E13F4"/>
    <w:rsid w:val="432602A9"/>
    <w:rsid w:val="43291B47"/>
    <w:rsid w:val="432F53AF"/>
    <w:rsid w:val="43324E9F"/>
    <w:rsid w:val="43326C4D"/>
    <w:rsid w:val="434075BC"/>
    <w:rsid w:val="4346094B"/>
    <w:rsid w:val="434F15AD"/>
    <w:rsid w:val="435272F0"/>
    <w:rsid w:val="43650883"/>
    <w:rsid w:val="4366008E"/>
    <w:rsid w:val="43721740"/>
    <w:rsid w:val="43727992"/>
    <w:rsid w:val="438003D7"/>
    <w:rsid w:val="43862F0C"/>
    <w:rsid w:val="439B0C97"/>
    <w:rsid w:val="43A318F9"/>
    <w:rsid w:val="43A833B4"/>
    <w:rsid w:val="43B12268"/>
    <w:rsid w:val="43B43B06"/>
    <w:rsid w:val="43C868B1"/>
    <w:rsid w:val="43D43809"/>
    <w:rsid w:val="43DB5537"/>
    <w:rsid w:val="43DC4293"/>
    <w:rsid w:val="43E75C8A"/>
    <w:rsid w:val="43F32881"/>
    <w:rsid w:val="44240C8C"/>
    <w:rsid w:val="44427364"/>
    <w:rsid w:val="444C1F91"/>
    <w:rsid w:val="4464552C"/>
    <w:rsid w:val="44670B79"/>
    <w:rsid w:val="44676DCB"/>
    <w:rsid w:val="446C43E1"/>
    <w:rsid w:val="44761FB8"/>
    <w:rsid w:val="44764E68"/>
    <w:rsid w:val="44784B34"/>
    <w:rsid w:val="44873054"/>
    <w:rsid w:val="448C05DF"/>
    <w:rsid w:val="44952264"/>
    <w:rsid w:val="44A43B7B"/>
    <w:rsid w:val="44A65B45"/>
    <w:rsid w:val="44B32010"/>
    <w:rsid w:val="44C279E8"/>
    <w:rsid w:val="44C67F95"/>
    <w:rsid w:val="44CD4E80"/>
    <w:rsid w:val="44D426B2"/>
    <w:rsid w:val="44EB3558"/>
    <w:rsid w:val="44FE772F"/>
    <w:rsid w:val="45140D01"/>
    <w:rsid w:val="4515296F"/>
    <w:rsid w:val="45343151"/>
    <w:rsid w:val="454A2974"/>
    <w:rsid w:val="454D375A"/>
    <w:rsid w:val="455235D7"/>
    <w:rsid w:val="455410FD"/>
    <w:rsid w:val="45576E3F"/>
    <w:rsid w:val="456357E4"/>
    <w:rsid w:val="458F65D9"/>
    <w:rsid w:val="459B6D2C"/>
    <w:rsid w:val="45A1630C"/>
    <w:rsid w:val="45B95404"/>
    <w:rsid w:val="45C049E4"/>
    <w:rsid w:val="45C10D0F"/>
    <w:rsid w:val="45C3483C"/>
    <w:rsid w:val="45CC47E3"/>
    <w:rsid w:val="45CC5137"/>
    <w:rsid w:val="45D95AA6"/>
    <w:rsid w:val="45EA380F"/>
    <w:rsid w:val="45EE1552"/>
    <w:rsid w:val="45F36B68"/>
    <w:rsid w:val="45F66658"/>
    <w:rsid w:val="460F3276"/>
    <w:rsid w:val="461934CF"/>
    <w:rsid w:val="461F5BAF"/>
    <w:rsid w:val="4622553B"/>
    <w:rsid w:val="462C5BD6"/>
    <w:rsid w:val="46380A1F"/>
    <w:rsid w:val="467632F5"/>
    <w:rsid w:val="467F03FC"/>
    <w:rsid w:val="46827EEC"/>
    <w:rsid w:val="46875502"/>
    <w:rsid w:val="46902609"/>
    <w:rsid w:val="46933EA7"/>
    <w:rsid w:val="46935C55"/>
    <w:rsid w:val="469C7200"/>
    <w:rsid w:val="46A14816"/>
    <w:rsid w:val="46A95479"/>
    <w:rsid w:val="46B02CAB"/>
    <w:rsid w:val="46B30DE6"/>
    <w:rsid w:val="46B67B95"/>
    <w:rsid w:val="46B75DE7"/>
    <w:rsid w:val="46BF4C9C"/>
    <w:rsid w:val="46C73B51"/>
    <w:rsid w:val="46C7788A"/>
    <w:rsid w:val="46D149CF"/>
    <w:rsid w:val="46DB55AC"/>
    <w:rsid w:val="46DC584E"/>
    <w:rsid w:val="46DE3DA2"/>
    <w:rsid w:val="46E93AC7"/>
    <w:rsid w:val="46FD57C4"/>
    <w:rsid w:val="46FF153C"/>
    <w:rsid w:val="46FF32EA"/>
    <w:rsid w:val="470D5A07"/>
    <w:rsid w:val="471F573B"/>
    <w:rsid w:val="472471F5"/>
    <w:rsid w:val="472D7E58"/>
    <w:rsid w:val="47307948"/>
    <w:rsid w:val="473D3E13"/>
    <w:rsid w:val="47405D81"/>
    <w:rsid w:val="47411B55"/>
    <w:rsid w:val="474D4056"/>
    <w:rsid w:val="47514196"/>
    <w:rsid w:val="475D5756"/>
    <w:rsid w:val="47705F96"/>
    <w:rsid w:val="47775577"/>
    <w:rsid w:val="477912EF"/>
    <w:rsid w:val="4779309D"/>
    <w:rsid w:val="478612CA"/>
    <w:rsid w:val="479223B1"/>
    <w:rsid w:val="479B1265"/>
    <w:rsid w:val="479E0D55"/>
    <w:rsid w:val="479E2B03"/>
    <w:rsid w:val="47A45C40"/>
    <w:rsid w:val="47AD2D46"/>
    <w:rsid w:val="47AF066E"/>
    <w:rsid w:val="47B16CDB"/>
    <w:rsid w:val="47B440D5"/>
    <w:rsid w:val="47B876C0"/>
    <w:rsid w:val="47BA5463"/>
    <w:rsid w:val="47CB1594"/>
    <w:rsid w:val="47D209FF"/>
    <w:rsid w:val="47DE1152"/>
    <w:rsid w:val="47E0136E"/>
    <w:rsid w:val="47E26E94"/>
    <w:rsid w:val="47E349BA"/>
    <w:rsid w:val="47EB386F"/>
    <w:rsid w:val="47EF15B1"/>
    <w:rsid w:val="47EF7803"/>
    <w:rsid w:val="47F24BFD"/>
    <w:rsid w:val="48054931"/>
    <w:rsid w:val="480C3F11"/>
    <w:rsid w:val="48166B3E"/>
    <w:rsid w:val="481B4154"/>
    <w:rsid w:val="48247E8D"/>
    <w:rsid w:val="483416BA"/>
    <w:rsid w:val="48390A7E"/>
    <w:rsid w:val="483B2A48"/>
    <w:rsid w:val="483E6094"/>
    <w:rsid w:val="485338EE"/>
    <w:rsid w:val="485B09F4"/>
    <w:rsid w:val="4860425D"/>
    <w:rsid w:val="4861192E"/>
    <w:rsid w:val="48643D4D"/>
    <w:rsid w:val="48651873"/>
    <w:rsid w:val="486E0728"/>
    <w:rsid w:val="486F4B83"/>
    <w:rsid w:val="48743864"/>
    <w:rsid w:val="487675DC"/>
    <w:rsid w:val="487A531F"/>
    <w:rsid w:val="487D6BBD"/>
    <w:rsid w:val="487E4AE0"/>
    <w:rsid w:val="48822425"/>
    <w:rsid w:val="488C3DC0"/>
    <w:rsid w:val="48901983"/>
    <w:rsid w:val="48A42047"/>
    <w:rsid w:val="48AE6D76"/>
    <w:rsid w:val="48B16866"/>
    <w:rsid w:val="48B87BF5"/>
    <w:rsid w:val="48BD33D7"/>
    <w:rsid w:val="48BF71D5"/>
    <w:rsid w:val="48C24E56"/>
    <w:rsid w:val="48DC7D87"/>
    <w:rsid w:val="48E24C72"/>
    <w:rsid w:val="48F0738F"/>
    <w:rsid w:val="49066BB2"/>
    <w:rsid w:val="490B5F77"/>
    <w:rsid w:val="490C1CEF"/>
    <w:rsid w:val="49155047"/>
    <w:rsid w:val="49247038"/>
    <w:rsid w:val="49261002"/>
    <w:rsid w:val="49267254"/>
    <w:rsid w:val="492B14A4"/>
    <w:rsid w:val="492E6109"/>
    <w:rsid w:val="49303C2F"/>
    <w:rsid w:val="49351245"/>
    <w:rsid w:val="49380D36"/>
    <w:rsid w:val="493F3E72"/>
    <w:rsid w:val="494476DB"/>
    <w:rsid w:val="49454FA3"/>
    <w:rsid w:val="4950607F"/>
    <w:rsid w:val="49527712"/>
    <w:rsid w:val="4953409A"/>
    <w:rsid w:val="495C67D2"/>
    <w:rsid w:val="49667651"/>
    <w:rsid w:val="496E6505"/>
    <w:rsid w:val="497E0E3E"/>
    <w:rsid w:val="49844077"/>
    <w:rsid w:val="499C7517"/>
    <w:rsid w:val="49A14B2D"/>
    <w:rsid w:val="49AB59AC"/>
    <w:rsid w:val="49AF39CE"/>
    <w:rsid w:val="49B74350"/>
    <w:rsid w:val="49CA5E32"/>
    <w:rsid w:val="49D43BEB"/>
    <w:rsid w:val="49D56585"/>
    <w:rsid w:val="49E62540"/>
    <w:rsid w:val="49F27137"/>
    <w:rsid w:val="49F37703"/>
    <w:rsid w:val="4A031344"/>
    <w:rsid w:val="4A0C520E"/>
    <w:rsid w:val="4A0C644A"/>
    <w:rsid w:val="4A0D5D1E"/>
    <w:rsid w:val="4A176B9D"/>
    <w:rsid w:val="4A1E7F2C"/>
    <w:rsid w:val="4A2B43F6"/>
    <w:rsid w:val="4A34774F"/>
    <w:rsid w:val="4A370FED"/>
    <w:rsid w:val="4A3C6604"/>
    <w:rsid w:val="4A4D7683"/>
    <w:rsid w:val="4A631DE2"/>
    <w:rsid w:val="4A633B90"/>
    <w:rsid w:val="4A647114"/>
    <w:rsid w:val="4A6873F9"/>
    <w:rsid w:val="4A78588E"/>
    <w:rsid w:val="4A9D460A"/>
    <w:rsid w:val="4AA5064D"/>
    <w:rsid w:val="4AAD0B4E"/>
    <w:rsid w:val="4AB32D6A"/>
    <w:rsid w:val="4ACC3E2B"/>
    <w:rsid w:val="4AD8632C"/>
    <w:rsid w:val="4ADB7BCB"/>
    <w:rsid w:val="4AE41175"/>
    <w:rsid w:val="4AE72A13"/>
    <w:rsid w:val="4AEE55F3"/>
    <w:rsid w:val="4AF8077D"/>
    <w:rsid w:val="4AF97BDF"/>
    <w:rsid w:val="4B09298A"/>
    <w:rsid w:val="4B1F21AD"/>
    <w:rsid w:val="4B1F6054"/>
    <w:rsid w:val="4B217CD3"/>
    <w:rsid w:val="4B26353C"/>
    <w:rsid w:val="4B271C6F"/>
    <w:rsid w:val="4B281B6A"/>
    <w:rsid w:val="4B307F16"/>
    <w:rsid w:val="4B314F29"/>
    <w:rsid w:val="4B3519D1"/>
    <w:rsid w:val="4B375749"/>
    <w:rsid w:val="4B3964D9"/>
    <w:rsid w:val="4B397174"/>
    <w:rsid w:val="4B3C4B0D"/>
    <w:rsid w:val="4B4734B2"/>
    <w:rsid w:val="4B490FD8"/>
    <w:rsid w:val="4B4B6AFE"/>
    <w:rsid w:val="4B4F03A1"/>
    <w:rsid w:val="4B5C0D0B"/>
    <w:rsid w:val="4B614574"/>
    <w:rsid w:val="4B616322"/>
    <w:rsid w:val="4B6D2F19"/>
    <w:rsid w:val="4B702A09"/>
    <w:rsid w:val="4B7763FA"/>
    <w:rsid w:val="4B7E5126"/>
    <w:rsid w:val="4B8169C4"/>
    <w:rsid w:val="4BA3693A"/>
    <w:rsid w:val="4BBA0128"/>
    <w:rsid w:val="4BC44B03"/>
    <w:rsid w:val="4BCF5981"/>
    <w:rsid w:val="4BDE5BC4"/>
    <w:rsid w:val="4BE4754A"/>
    <w:rsid w:val="4BF11A8C"/>
    <w:rsid w:val="4BF937FE"/>
    <w:rsid w:val="4BFC604B"/>
    <w:rsid w:val="4BFE1DC3"/>
    <w:rsid w:val="4C0A69B9"/>
    <w:rsid w:val="4C1E2465"/>
    <w:rsid w:val="4C5E6D05"/>
    <w:rsid w:val="4C63431C"/>
    <w:rsid w:val="4C7622A1"/>
    <w:rsid w:val="4C87000A"/>
    <w:rsid w:val="4C942727"/>
    <w:rsid w:val="4CA566E2"/>
    <w:rsid w:val="4CC21042"/>
    <w:rsid w:val="4CD07C03"/>
    <w:rsid w:val="4CD15729"/>
    <w:rsid w:val="4CE216E4"/>
    <w:rsid w:val="4CE33A94"/>
    <w:rsid w:val="4CEF795D"/>
    <w:rsid w:val="4CF60CEC"/>
    <w:rsid w:val="4D0E24D9"/>
    <w:rsid w:val="4D113D78"/>
    <w:rsid w:val="4D1B0752"/>
    <w:rsid w:val="4D1F0243"/>
    <w:rsid w:val="4D2B4E39"/>
    <w:rsid w:val="4D317F76"/>
    <w:rsid w:val="4D6530BF"/>
    <w:rsid w:val="4D682880"/>
    <w:rsid w:val="4D693BB4"/>
    <w:rsid w:val="4D6B792C"/>
    <w:rsid w:val="4D8B3B2A"/>
    <w:rsid w:val="4D956757"/>
    <w:rsid w:val="4D9F3131"/>
    <w:rsid w:val="4D9F75D5"/>
    <w:rsid w:val="4DB03590"/>
    <w:rsid w:val="4DB43081"/>
    <w:rsid w:val="4DB72B71"/>
    <w:rsid w:val="4DC112FA"/>
    <w:rsid w:val="4DC1754C"/>
    <w:rsid w:val="4DC66910"/>
    <w:rsid w:val="4DD252B5"/>
    <w:rsid w:val="4DE17BEE"/>
    <w:rsid w:val="4DFA0CB0"/>
    <w:rsid w:val="4E013DEC"/>
    <w:rsid w:val="4E031912"/>
    <w:rsid w:val="4E0C3478"/>
    <w:rsid w:val="4E1E674C"/>
    <w:rsid w:val="4E235B10"/>
    <w:rsid w:val="4E265601"/>
    <w:rsid w:val="4E3B6FCA"/>
    <w:rsid w:val="4E481A1B"/>
    <w:rsid w:val="4E4D5283"/>
    <w:rsid w:val="4E50267E"/>
    <w:rsid w:val="4E5959D6"/>
    <w:rsid w:val="4E670344"/>
    <w:rsid w:val="4E8A3DE2"/>
    <w:rsid w:val="4E8C6801"/>
    <w:rsid w:val="4EA01857"/>
    <w:rsid w:val="4EA56E6D"/>
    <w:rsid w:val="4EA604F0"/>
    <w:rsid w:val="4EB175C0"/>
    <w:rsid w:val="4EB42C0C"/>
    <w:rsid w:val="4EB66985"/>
    <w:rsid w:val="4EBB3F9B"/>
    <w:rsid w:val="4EC015B1"/>
    <w:rsid w:val="4ECC7F56"/>
    <w:rsid w:val="4ED27537"/>
    <w:rsid w:val="4EDE7C89"/>
    <w:rsid w:val="4EEC684A"/>
    <w:rsid w:val="4EEE25C2"/>
    <w:rsid w:val="4EF21BC6"/>
    <w:rsid w:val="4EF70D4B"/>
    <w:rsid w:val="4EF94AC3"/>
    <w:rsid w:val="4F007CE7"/>
    <w:rsid w:val="4F1B2C8C"/>
    <w:rsid w:val="4F231B40"/>
    <w:rsid w:val="4F29184C"/>
    <w:rsid w:val="4F2C30EB"/>
    <w:rsid w:val="4F337FD5"/>
    <w:rsid w:val="4F371833"/>
    <w:rsid w:val="4F511E49"/>
    <w:rsid w:val="4F5368C9"/>
    <w:rsid w:val="4F5D32A4"/>
    <w:rsid w:val="4F5F701C"/>
    <w:rsid w:val="4F6F3D03"/>
    <w:rsid w:val="4F71072F"/>
    <w:rsid w:val="4F732AC8"/>
    <w:rsid w:val="4F820C0B"/>
    <w:rsid w:val="4F9842DC"/>
    <w:rsid w:val="4F9F38BD"/>
    <w:rsid w:val="4F9F4791"/>
    <w:rsid w:val="4FA26F09"/>
    <w:rsid w:val="4FA64C4B"/>
    <w:rsid w:val="4FAB2261"/>
    <w:rsid w:val="4FAD5FDA"/>
    <w:rsid w:val="4FB1539E"/>
    <w:rsid w:val="4FB76E58"/>
    <w:rsid w:val="4FBC446F"/>
    <w:rsid w:val="4FC21359"/>
    <w:rsid w:val="4FC43323"/>
    <w:rsid w:val="4FD01CC8"/>
    <w:rsid w:val="4FDC241B"/>
    <w:rsid w:val="4FDE2637"/>
    <w:rsid w:val="4FE15C83"/>
    <w:rsid w:val="4FE56777"/>
    <w:rsid w:val="4FED4628"/>
    <w:rsid w:val="4FFC2ABD"/>
    <w:rsid w:val="501716A5"/>
    <w:rsid w:val="501C315F"/>
    <w:rsid w:val="502913D8"/>
    <w:rsid w:val="503C4CEE"/>
    <w:rsid w:val="505561AB"/>
    <w:rsid w:val="50566671"/>
    <w:rsid w:val="50575F45"/>
    <w:rsid w:val="50772144"/>
    <w:rsid w:val="507765E7"/>
    <w:rsid w:val="507C1E50"/>
    <w:rsid w:val="507E7976"/>
    <w:rsid w:val="50850D04"/>
    <w:rsid w:val="50966A6E"/>
    <w:rsid w:val="50A53155"/>
    <w:rsid w:val="50AD025B"/>
    <w:rsid w:val="50B67110"/>
    <w:rsid w:val="50BD049E"/>
    <w:rsid w:val="50C8299F"/>
    <w:rsid w:val="50D47596"/>
    <w:rsid w:val="50D650BC"/>
    <w:rsid w:val="50DB6B76"/>
    <w:rsid w:val="50EA6DB9"/>
    <w:rsid w:val="50EF43D0"/>
    <w:rsid w:val="50FB2D75"/>
    <w:rsid w:val="50FD4D3F"/>
    <w:rsid w:val="510A2B55"/>
    <w:rsid w:val="51142088"/>
    <w:rsid w:val="511D718F"/>
    <w:rsid w:val="51257DF2"/>
    <w:rsid w:val="51262557"/>
    <w:rsid w:val="512E4EF8"/>
    <w:rsid w:val="513F5357"/>
    <w:rsid w:val="514566E6"/>
    <w:rsid w:val="51532BB1"/>
    <w:rsid w:val="51542485"/>
    <w:rsid w:val="515A3F3F"/>
    <w:rsid w:val="515A46EC"/>
    <w:rsid w:val="51646B6C"/>
    <w:rsid w:val="516A1590"/>
    <w:rsid w:val="51711289"/>
    <w:rsid w:val="51856AE2"/>
    <w:rsid w:val="51864D34"/>
    <w:rsid w:val="519531C9"/>
    <w:rsid w:val="51A11B6E"/>
    <w:rsid w:val="51A33BA3"/>
    <w:rsid w:val="51AC22C1"/>
    <w:rsid w:val="51BC6D82"/>
    <w:rsid w:val="51C21AE4"/>
    <w:rsid w:val="51D33CF1"/>
    <w:rsid w:val="51D610EC"/>
    <w:rsid w:val="51E41A5B"/>
    <w:rsid w:val="51ED6B61"/>
    <w:rsid w:val="52004B29"/>
    <w:rsid w:val="52043EAB"/>
    <w:rsid w:val="520D7203"/>
    <w:rsid w:val="521D4F6D"/>
    <w:rsid w:val="523302EC"/>
    <w:rsid w:val="52377DDC"/>
    <w:rsid w:val="52466141"/>
    <w:rsid w:val="524B3888"/>
    <w:rsid w:val="524E3378"/>
    <w:rsid w:val="524F15CA"/>
    <w:rsid w:val="52561166"/>
    <w:rsid w:val="525807FD"/>
    <w:rsid w:val="526112FD"/>
    <w:rsid w:val="52636E23"/>
    <w:rsid w:val="52750905"/>
    <w:rsid w:val="527903F5"/>
    <w:rsid w:val="527F1783"/>
    <w:rsid w:val="52880638"/>
    <w:rsid w:val="52A01E26"/>
    <w:rsid w:val="52B0193D"/>
    <w:rsid w:val="52B239FA"/>
    <w:rsid w:val="52BE0745"/>
    <w:rsid w:val="52C13B4A"/>
    <w:rsid w:val="52C5188C"/>
    <w:rsid w:val="52C9601F"/>
    <w:rsid w:val="52D62801"/>
    <w:rsid w:val="532A5B93"/>
    <w:rsid w:val="532A610A"/>
    <w:rsid w:val="532E5F1B"/>
    <w:rsid w:val="53373E0C"/>
    <w:rsid w:val="534A3B3F"/>
    <w:rsid w:val="534D53DE"/>
    <w:rsid w:val="536C7F5A"/>
    <w:rsid w:val="536E5A80"/>
    <w:rsid w:val="537137C2"/>
    <w:rsid w:val="53780CC5"/>
    <w:rsid w:val="5386726D"/>
    <w:rsid w:val="53912822"/>
    <w:rsid w:val="53990E41"/>
    <w:rsid w:val="53A616BE"/>
    <w:rsid w:val="53AE0572"/>
    <w:rsid w:val="53B813F1"/>
    <w:rsid w:val="53BC46EA"/>
    <w:rsid w:val="53C15826"/>
    <w:rsid w:val="53C27B7A"/>
    <w:rsid w:val="53C66AC7"/>
    <w:rsid w:val="53CE4770"/>
    <w:rsid w:val="53D224B3"/>
    <w:rsid w:val="53D61877"/>
    <w:rsid w:val="53F71F19"/>
    <w:rsid w:val="5406215C"/>
    <w:rsid w:val="54104D89"/>
    <w:rsid w:val="5429409D"/>
    <w:rsid w:val="542E3461"/>
    <w:rsid w:val="54330A77"/>
    <w:rsid w:val="54352A41"/>
    <w:rsid w:val="543A0058"/>
    <w:rsid w:val="543F741C"/>
    <w:rsid w:val="54422A68"/>
    <w:rsid w:val="54462AAE"/>
    <w:rsid w:val="5455279C"/>
    <w:rsid w:val="54554E92"/>
    <w:rsid w:val="54613836"/>
    <w:rsid w:val="54662BFB"/>
    <w:rsid w:val="546649A9"/>
    <w:rsid w:val="5472334E"/>
    <w:rsid w:val="5479292E"/>
    <w:rsid w:val="547F1F0F"/>
    <w:rsid w:val="54815C87"/>
    <w:rsid w:val="54857525"/>
    <w:rsid w:val="54AD4386"/>
    <w:rsid w:val="54BC6CBF"/>
    <w:rsid w:val="54C0055D"/>
    <w:rsid w:val="54C31DFB"/>
    <w:rsid w:val="54D51B2F"/>
    <w:rsid w:val="54D86127"/>
    <w:rsid w:val="54D9161F"/>
    <w:rsid w:val="54E4075C"/>
    <w:rsid w:val="54EA1131"/>
    <w:rsid w:val="54F41FB5"/>
    <w:rsid w:val="54F97F06"/>
    <w:rsid w:val="55214D74"/>
    <w:rsid w:val="55230AEC"/>
    <w:rsid w:val="5527238A"/>
    <w:rsid w:val="553A2CFC"/>
    <w:rsid w:val="5540169E"/>
    <w:rsid w:val="554967A4"/>
    <w:rsid w:val="55560EC1"/>
    <w:rsid w:val="555B2034"/>
    <w:rsid w:val="555E1B24"/>
    <w:rsid w:val="5579070C"/>
    <w:rsid w:val="55791E47"/>
    <w:rsid w:val="55833339"/>
    <w:rsid w:val="55850E00"/>
    <w:rsid w:val="55AF412E"/>
    <w:rsid w:val="55BE25C3"/>
    <w:rsid w:val="55CF657E"/>
    <w:rsid w:val="55D1679A"/>
    <w:rsid w:val="55D87B28"/>
    <w:rsid w:val="55DD0C9B"/>
    <w:rsid w:val="55DD274C"/>
    <w:rsid w:val="55E0078B"/>
    <w:rsid w:val="55F551EB"/>
    <w:rsid w:val="55F97537"/>
    <w:rsid w:val="56073F6A"/>
    <w:rsid w:val="56091A90"/>
    <w:rsid w:val="560A5808"/>
    <w:rsid w:val="560C1580"/>
    <w:rsid w:val="561072C2"/>
    <w:rsid w:val="5613581F"/>
    <w:rsid w:val="561B613A"/>
    <w:rsid w:val="561D553B"/>
    <w:rsid w:val="561F12B3"/>
    <w:rsid w:val="56222B52"/>
    <w:rsid w:val="56352885"/>
    <w:rsid w:val="564060B0"/>
    <w:rsid w:val="56446F6C"/>
    <w:rsid w:val="56462CE4"/>
    <w:rsid w:val="5647080A"/>
    <w:rsid w:val="56477DE5"/>
    <w:rsid w:val="564C7BCE"/>
    <w:rsid w:val="566838CE"/>
    <w:rsid w:val="566C201F"/>
    <w:rsid w:val="56786C15"/>
    <w:rsid w:val="568B650B"/>
    <w:rsid w:val="569240FE"/>
    <w:rsid w:val="569C0B56"/>
    <w:rsid w:val="56B0015D"/>
    <w:rsid w:val="56B063AF"/>
    <w:rsid w:val="56B23ED5"/>
    <w:rsid w:val="56C836F9"/>
    <w:rsid w:val="56D26326"/>
    <w:rsid w:val="56F24C1A"/>
    <w:rsid w:val="56FA587C"/>
    <w:rsid w:val="56FC7728"/>
    <w:rsid w:val="57106E4E"/>
    <w:rsid w:val="571A1A7B"/>
    <w:rsid w:val="571F6557"/>
    <w:rsid w:val="57212E09"/>
    <w:rsid w:val="572528F9"/>
    <w:rsid w:val="572A6162"/>
    <w:rsid w:val="572B1EDA"/>
    <w:rsid w:val="57315742"/>
    <w:rsid w:val="573568B4"/>
    <w:rsid w:val="57364B06"/>
    <w:rsid w:val="573B036F"/>
    <w:rsid w:val="57437223"/>
    <w:rsid w:val="574A4432"/>
    <w:rsid w:val="575651A9"/>
    <w:rsid w:val="576158FB"/>
    <w:rsid w:val="576A0C54"/>
    <w:rsid w:val="576C0528"/>
    <w:rsid w:val="576D24F2"/>
    <w:rsid w:val="57711FE2"/>
    <w:rsid w:val="57715B3F"/>
    <w:rsid w:val="577675F9"/>
    <w:rsid w:val="57805D82"/>
    <w:rsid w:val="578810DA"/>
    <w:rsid w:val="578D66F1"/>
    <w:rsid w:val="57961E29"/>
    <w:rsid w:val="579B705F"/>
    <w:rsid w:val="579E445A"/>
    <w:rsid w:val="57B10631"/>
    <w:rsid w:val="57BB14B0"/>
    <w:rsid w:val="57BD5228"/>
    <w:rsid w:val="57C00874"/>
    <w:rsid w:val="57C02622"/>
    <w:rsid w:val="57C91004"/>
    <w:rsid w:val="57C9597B"/>
    <w:rsid w:val="57CD0549"/>
    <w:rsid w:val="57CF6D09"/>
    <w:rsid w:val="57DE0CFA"/>
    <w:rsid w:val="57E502DB"/>
    <w:rsid w:val="57EF2F07"/>
    <w:rsid w:val="57FA5096"/>
    <w:rsid w:val="58003366"/>
    <w:rsid w:val="580469B3"/>
    <w:rsid w:val="58062172"/>
    <w:rsid w:val="580A7D41"/>
    <w:rsid w:val="580F5357"/>
    <w:rsid w:val="58112E7E"/>
    <w:rsid w:val="582726A1"/>
    <w:rsid w:val="5829402F"/>
    <w:rsid w:val="58492617"/>
    <w:rsid w:val="58580AAD"/>
    <w:rsid w:val="585A4825"/>
    <w:rsid w:val="585D60C3"/>
    <w:rsid w:val="58644BBE"/>
    <w:rsid w:val="586B07E0"/>
    <w:rsid w:val="58704048"/>
    <w:rsid w:val="588832EF"/>
    <w:rsid w:val="58935F89"/>
    <w:rsid w:val="58937D37"/>
    <w:rsid w:val="589917F1"/>
    <w:rsid w:val="58A12453"/>
    <w:rsid w:val="58A837E2"/>
    <w:rsid w:val="58C3061C"/>
    <w:rsid w:val="58C779E0"/>
    <w:rsid w:val="58D2085F"/>
    <w:rsid w:val="59011144"/>
    <w:rsid w:val="59091DA7"/>
    <w:rsid w:val="590D7AE9"/>
    <w:rsid w:val="59101387"/>
    <w:rsid w:val="5919023C"/>
    <w:rsid w:val="59196F2A"/>
    <w:rsid w:val="59285A55"/>
    <w:rsid w:val="592A2449"/>
    <w:rsid w:val="592D018B"/>
    <w:rsid w:val="593860FA"/>
    <w:rsid w:val="594C1837"/>
    <w:rsid w:val="595474C6"/>
    <w:rsid w:val="595A3988"/>
    <w:rsid w:val="596516D3"/>
    <w:rsid w:val="59710078"/>
    <w:rsid w:val="59747B68"/>
    <w:rsid w:val="59796F2C"/>
    <w:rsid w:val="598D4786"/>
    <w:rsid w:val="59B61DFF"/>
    <w:rsid w:val="59CA3C2C"/>
    <w:rsid w:val="59D457D2"/>
    <w:rsid w:val="59DB1995"/>
    <w:rsid w:val="59DD74BB"/>
    <w:rsid w:val="59EF71EF"/>
    <w:rsid w:val="59F667CF"/>
    <w:rsid w:val="59FD190B"/>
    <w:rsid w:val="5A040EEC"/>
    <w:rsid w:val="5A056A12"/>
    <w:rsid w:val="5A0A3F81"/>
    <w:rsid w:val="5A137381"/>
    <w:rsid w:val="5A2A6479"/>
    <w:rsid w:val="5A364E1D"/>
    <w:rsid w:val="5A4C4641"/>
    <w:rsid w:val="5A5D23AA"/>
    <w:rsid w:val="5A5F4374"/>
    <w:rsid w:val="5A6574B1"/>
    <w:rsid w:val="5A6D6C90"/>
    <w:rsid w:val="5A7122F9"/>
    <w:rsid w:val="5A7476F4"/>
    <w:rsid w:val="5A987886"/>
    <w:rsid w:val="5AA4120D"/>
    <w:rsid w:val="5AB521E6"/>
    <w:rsid w:val="5ABF12B7"/>
    <w:rsid w:val="5AC32DD1"/>
    <w:rsid w:val="5ACD14E0"/>
    <w:rsid w:val="5ADA1C4D"/>
    <w:rsid w:val="5AE42ACB"/>
    <w:rsid w:val="5AEC372E"/>
    <w:rsid w:val="5B022F52"/>
    <w:rsid w:val="5B092532"/>
    <w:rsid w:val="5B174C4F"/>
    <w:rsid w:val="5B2D7FCE"/>
    <w:rsid w:val="5B307ABF"/>
    <w:rsid w:val="5B392E17"/>
    <w:rsid w:val="5B3A7D4A"/>
    <w:rsid w:val="5B462305"/>
    <w:rsid w:val="5B5E462C"/>
    <w:rsid w:val="5B6634E0"/>
    <w:rsid w:val="5B6A1CA8"/>
    <w:rsid w:val="5B885B4D"/>
    <w:rsid w:val="5B914A01"/>
    <w:rsid w:val="5B937D3D"/>
    <w:rsid w:val="5BA364E3"/>
    <w:rsid w:val="5BA74225"/>
    <w:rsid w:val="5BD62414"/>
    <w:rsid w:val="5BDE751B"/>
    <w:rsid w:val="5BE10DB9"/>
    <w:rsid w:val="5BEB58DB"/>
    <w:rsid w:val="5BF136F2"/>
    <w:rsid w:val="5BFB00CD"/>
    <w:rsid w:val="5C074CC3"/>
    <w:rsid w:val="5C180C7F"/>
    <w:rsid w:val="5C182A2D"/>
    <w:rsid w:val="5C1F025F"/>
    <w:rsid w:val="5C205D85"/>
    <w:rsid w:val="5C2313D1"/>
    <w:rsid w:val="5C2515ED"/>
    <w:rsid w:val="5C2869E8"/>
    <w:rsid w:val="5C2E04A2"/>
    <w:rsid w:val="5C2F421A"/>
    <w:rsid w:val="5C3936FD"/>
    <w:rsid w:val="5C432809"/>
    <w:rsid w:val="5C451348"/>
    <w:rsid w:val="5C545A2F"/>
    <w:rsid w:val="5C5F68AD"/>
    <w:rsid w:val="5C78796F"/>
    <w:rsid w:val="5C8A31FF"/>
    <w:rsid w:val="5C930305"/>
    <w:rsid w:val="5C974299"/>
    <w:rsid w:val="5C9B365E"/>
    <w:rsid w:val="5CB63FF4"/>
    <w:rsid w:val="5CC22F6F"/>
    <w:rsid w:val="5CC46748"/>
    <w:rsid w:val="5CC606DB"/>
    <w:rsid w:val="5CD34BA6"/>
    <w:rsid w:val="5CE2303B"/>
    <w:rsid w:val="5CFA4828"/>
    <w:rsid w:val="5D042FB1"/>
    <w:rsid w:val="5D213B63"/>
    <w:rsid w:val="5D2673CB"/>
    <w:rsid w:val="5D325D70"/>
    <w:rsid w:val="5D3715D8"/>
    <w:rsid w:val="5D3C6BEF"/>
    <w:rsid w:val="5D485594"/>
    <w:rsid w:val="5D537A94"/>
    <w:rsid w:val="5D6677C8"/>
    <w:rsid w:val="5D6D6DA8"/>
    <w:rsid w:val="5D7C348F"/>
    <w:rsid w:val="5D7E7207"/>
    <w:rsid w:val="5D8365CC"/>
    <w:rsid w:val="5D861C18"/>
    <w:rsid w:val="5D883BE2"/>
    <w:rsid w:val="5D9702C9"/>
    <w:rsid w:val="5DAB5B22"/>
    <w:rsid w:val="5DAD3649"/>
    <w:rsid w:val="5DB26EB1"/>
    <w:rsid w:val="5DBC7D30"/>
    <w:rsid w:val="5DC80482"/>
    <w:rsid w:val="5DD24E5D"/>
    <w:rsid w:val="5DD369F6"/>
    <w:rsid w:val="5DF23751"/>
    <w:rsid w:val="5DFE5C52"/>
    <w:rsid w:val="5E025C33"/>
    <w:rsid w:val="5E086AD1"/>
    <w:rsid w:val="5E0D2339"/>
    <w:rsid w:val="5E111E29"/>
    <w:rsid w:val="5E1831B8"/>
    <w:rsid w:val="5E225DE5"/>
    <w:rsid w:val="5E2F405E"/>
    <w:rsid w:val="5E3255D0"/>
    <w:rsid w:val="5E351985"/>
    <w:rsid w:val="5E361890"/>
    <w:rsid w:val="5E4618E9"/>
    <w:rsid w:val="5E532442"/>
    <w:rsid w:val="5E5E4943"/>
    <w:rsid w:val="5E8C7702"/>
    <w:rsid w:val="5E8E5228"/>
    <w:rsid w:val="5E96232F"/>
    <w:rsid w:val="5E9809A0"/>
    <w:rsid w:val="5EA52572"/>
    <w:rsid w:val="5EA54320"/>
    <w:rsid w:val="5EA70098"/>
    <w:rsid w:val="5EB427B5"/>
    <w:rsid w:val="5EBB1D95"/>
    <w:rsid w:val="5EC155FD"/>
    <w:rsid w:val="5EC7698C"/>
    <w:rsid w:val="5ED15115"/>
    <w:rsid w:val="5EDA66BF"/>
    <w:rsid w:val="5EE017FC"/>
    <w:rsid w:val="5EE17A4E"/>
    <w:rsid w:val="5EE96902"/>
    <w:rsid w:val="5EFD6E29"/>
    <w:rsid w:val="5F0D5BF1"/>
    <w:rsid w:val="5F2636B2"/>
    <w:rsid w:val="5F2B2A77"/>
    <w:rsid w:val="5F337B7D"/>
    <w:rsid w:val="5F37766E"/>
    <w:rsid w:val="5F661D01"/>
    <w:rsid w:val="5F685A79"/>
    <w:rsid w:val="5F6E0BB6"/>
    <w:rsid w:val="5F8605F5"/>
    <w:rsid w:val="5F9E767D"/>
    <w:rsid w:val="5FA171DD"/>
    <w:rsid w:val="5FA32F55"/>
    <w:rsid w:val="5FA36AB1"/>
    <w:rsid w:val="5FA62A45"/>
    <w:rsid w:val="5FA83300"/>
    <w:rsid w:val="5FAF6E7F"/>
    <w:rsid w:val="5FB213EA"/>
    <w:rsid w:val="5FBF7663"/>
    <w:rsid w:val="5FC666B6"/>
    <w:rsid w:val="5FD70E51"/>
    <w:rsid w:val="5FE5531C"/>
    <w:rsid w:val="5FEB0458"/>
    <w:rsid w:val="5FF217E7"/>
    <w:rsid w:val="5FFA069B"/>
    <w:rsid w:val="600339F4"/>
    <w:rsid w:val="6005151A"/>
    <w:rsid w:val="600734E4"/>
    <w:rsid w:val="601D6342"/>
    <w:rsid w:val="60206354"/>
    <w:rsid w:val="60255718"/>
    <w:rsid w:val="602662BD"/>
    <w:rsid w:val="602A0F80"/>
    <w:rsid w:val="602B6AA7"/>
    <w:rsid w:val="602D6CC3"/>
    <w:rsid w:val="60326087"/>
    <w:rsid w:val="60363DC9"/>
    <w:rsid w:val="60375D0B"/>
    <w:rsid w:val="60397415"/>
    <w:rsid w:val="603E62FA"/>
    <w:rsid w:val="604007A4"/>
    <w:rsid w:val="604364E6"/>
    <w:rsid w:val="604A1623"/>
    <w:rsid w:val="604A33D1"/>
    <w:rsid w:val="604C0E67"/>
    <w:rsid w:val="604D4C6F"/>
    <w:rsid w:val="60561D75"/>
    <w:rsid w:val="6065645C"/>
    <w:rsid w:val="60673F83"/>
    <w:rsid w:val="606A75CF"/>
    <w:rsid w:val="607D47D6"/>
    <w:rsid w:val="607E12CC"/>
    <w:rsid w:val="60854409"/>
    <w:rsid w:val="608E7761"/>
    <w:rsid w:val="608F1D38"/>
    <w:rsid w:val="60912DAE"/>
    <w:rsid w:val="60923DEF"/>
    <w:rsid w:val="60A056E7"/>
    <w:rsid w:val="60AC0292"/>
    <w:rsid w:val="60B46A9C"/>
    <w:rsid w:val="60BB7E2A"/>
    <w:rsid w:val="60C2740B"/>
    <w:rsid w:val="60CE4002"/>
    <w:rsid w:val="60D1764E"/>
    <w:rsid w:val="60D31618"/>
    <w:rsid w:val="60D4713E"/>
    <w:rsid w:val="60D61108"/>
    <w:rsid w:val="60DA29A7"/>
    <w:rsid w:val="60DF7FBD"/>
    <w:rsid w:val="60E67054"/>
    <w:rsid w:val="60F63558"/>
    <w:rsid w:val="60FA6BA5"/>
    <w:rsid w:val="60FD6695"/>
    <w:rsid w:val="60FF065F"/>
    <w:rsid w:val="611B6B1B"/>
    <w:rsid w:val="6126799A"/>
    <w:rsid w:val="613227E3"/>
    <w:rsid w:val="61357BDD"/>
    <w:rsid w:val="6138591F"/>
    <w:rsid w:val="613A51F3"/>
    <w:rsid w:val="613D1187"/>
    <w:rsid w:val="61516586"/>
    <w:rsid w:val="61572249"/>
    <w:rsid w:val="615D5386"/>
    <w:rsid w:val="61662887"/>
    <w:rsid w:val="61736957"/>
    <w:rsid w:val="61783F6D"/>
    <w:rsid w:val="61926DDD"/>
    <w:rsid w:val="61A46B11"/>
    <w:rsid w:val="61B80C5E"/>
    <w:rsid w:val="61BC02FE"/>
    <w:rsid w:val="61BF7DEE"/>
    <w:rsid w:val="61C827FF"/>
    <w:rsid w:val="61D05B58"/>
    <w:rsid w:val="61D94A0C"/>
    <w:rsid w:val="61E433B1"/>
    <w:rsid w:val="61E6537B"/>
    <w:rsid w:val="61FA4982"/>
    <w:rsid w:val="62051CA5"/>
    <w:rsid w:val="62173786"/>
    <w:rsid w:val="622163B3"/>
    <w:rsid w:val="62314848"/>
    <w:rsid w:val="6234543C"/>
    <w:rsid w:val="62397BA1"/>
    <w:rsid w:val="624520A2"/>
    <w:rsid w:val="625B3673"/>
    <w:rsid w:val="6265121E"/>
    <w:rsid w:val="626F5370"/>
    <w:rsid w:val="627B5AC3"/>
    <w:rsid w:val="627D5CDF"/>
    <w:rsid w:val="628232F6"/>
    <w:rsid w:val="62847C26"/>
    <w:rsid w:val="628801E0"/>
    <w:rsid w:val="628B45D7"/>
    <w:rsid w:val="62900805"/>
    <w:rsid w:val="62976675"/>
    <w:rsid w:val="62A274F4"/>
    <w:rsid w:val="62AA45FB"/>
    <w:rsid w:val="62AF7E63"/>
    <w:rsid w:val="62C3746A"/>
    <w:rsid w:val="62CE02E9"/>
    <w:rsid w:val="62E775FD"/>
    <w:rsid w:val="62F85366"/>
    <w:rsid w:val="62FD297C"/>
    <w:rsid w:val="6301219B"/>
    <w:rsid w:val="63043D0B"/>
    <w:rsid w:val="63057A83"/>
    <w:rsid w:val="630A5099"/>
    <w:rsid w:val="63133F4E"/>
    <w:rsid w:val="63212D37"/>
    <w:rsid w:val="632223E3"/>
    <w:rsid w:val="63224191"/>
    <w:rsid w:val="632379EE"/>
    <w:rsid w:val="63520F1A"/>
    <w:rsid w:val="63536A40"/>
    <w:rsid w:val="63556314"/>
    <w:rsid w:val="635602DE"/>
    <w:rsid w:val="63612F0B"/>
    <w:rsid w:val="63691DC0"/>
    <w:rsid w:val="63715118"/>
    <w:rsid w:val="63754C08"/>
    <w:rsid w:val="637864A7"/>
    <w:rsid w:val="63901A42"/>
    <w:rsid w:val="63A70B3A"/>
    <w:rsid w:val="63B84AF5"/>
    <w:rsid w:val="63D336DD"/>
    <w:rsid w:val="63D538F9"/>
    <w:rsid w:val="63D731CD"/>
    <w:rsid w:val="63DA2CBD"/>
    <w:rsid w:val="63DD2DEC"/>
    <w:rsid w:val="63E15DFA"/>
    <w:rsid w:val="63E36016"/>
    <w:rsid w:val="63E47698"/>
    <w:rsid w:val="63E61662"/>
    <w:rsid w:val="63E92F01"/>
    <w:rsid w:val="63FC70D8"/>
    <w:rsid w:val="6401024A"/>
    <w:rsid w:val="6410048D"/>
    <w:rsid w:val="641E2BAA"/>
    <w:rsid w:val="641E704E"/>
    <w:rsid w:val="64202DC6"/>
    <w:rsid w:val="64283A29"/>
    <w:rsid w:val="642B3519"/>
    <w:rsid w:val="644D3EF1"/>
    <w:rsid w:val="646B1B68"/>
    <w:rsid w:val="646D1D84"/>
    <w:rsid w:val="647629E6"/>
    <w:rsid w:val="64794284"/>
    <w:rsid w:val="647B0686"/>
    <w:rsid w:val="64872E45"/>
    <w:rsid w:val="648F3AA8"/>
    <w:rsid w:val="64A01811"/>
    <w:rsid w:val="64B21544"/>
    <w:rsid w:val="64B67287"/>
    <w:rsid w:val="64C37BF6"/>
    <w:rsid w:val="64D836A1"/>
    <w:rsid w:val="64D8544F"/>
    <w:rsid w:val="64E2007C"/>
    <w:rsid w:val="64E72A01"/>
    <w:rsid w:val="6501127D"/>
    <w:rsid w:val="650F6E9D"/>
    <w:rsid w:val="65110961"/>
    <w:rsid w:val="651D2E62"/>
    <w:rsid w:val="652A1A23"/>
    <w:rsid w:val="652A557F"/>
    <w:rsid w:val="65353E1C"/>
    <w:rsid w:val="65381B1E"/>
    <w:rsid w:val="653B778C"/>
    <w:rsid w:val="653D1756"/>
    <w:rsid w:val="654E5711"/>
    <w:rsid w:val="65571A5F"/>
    <w:rsid w:val="655A40B6"/>
    <w:rsid w:val="655B55BD"/>
    <w:rsid w:val="655C6080"/>
    <w:rsid w:val="656942F9"/>
    <w:rsid w:val="656C3DE9"/>
    <w:rsid w:val="657F3B1C"/>
    <w:rsid w:val="65901886"/>
    <w:rsid w:val="659550EE"/>
    <w:rsid w:val="65962C14"/>
    <w:rsid w:val="65A2780B"/>
    <w:rsid w:val="65A64A5B"/>
    <w:rsid w:val="65AC2438"/>
    <w:rsid w:val="65D33E68"/>
    <w:rsid w:val="65DB7F6A"/>
    <w:rsid w:val="65E676F8"/>
    <w:rsid w:val="65F52031"/>
    <w:rsid w:val="66083B12"/>
    <w:rsid w:val="660B3A10"/>
    <w:rsid w:val="660D2ED6"/>
    <w:rsid w:val="660E6C4E"/>
    <w:rsid w:val="66124991"/>
    <w:rsid w:val="66157FDD"/>
    <w:rsid w:val="66285F62"/>
    <w:rsid w:val="66372649"/>
    <w:rsid w:val="66383CCB"/>
    <w:rsid w:val="66482160"/>
    <w:rsid w:val="66500214"/>
    <w:rsid w:val="66524D8D"/>
    <w:rsid w:val="66576847"/>
    <w:rsid w:val="666176C6"/>
    <w:rsid w:val="666845B1"/>
    <w:rsid w:val="666F593F"/>
    <w:rsid w:val="6679056C"/>
    <w:rsid w:val="667967BE"/>
    <w:rsid w:val="668B64F1"/>
    <w:rsid w:val="669435F8"/>
    <w:rsid w:val="669C24AC"/>
    <w:rsid w:val="66A46893"/>
    <w:rsid w:val="66AB0941"/>
    <w:rsid w:val="66AD26EE"/>
    <w:rsid w:val="66B75538"/>
    <w:rsid w:val="66CC0FE3"/>
    <w:rsid w:val="66D6776C"/>
    <w:rsid w:val="66D954AE"/>
    <w:rsid w:val="66E8749F"/>
    <w:rsid w:val="66F61BBC"/>
    <w:rsid w:val="66FB71D3"/>
    <w:rsid w:val="66FE0404"/>
    <w:rsid w:val="67073DC9"/>
    <w:rsid w:val="67227A29"/>
    <w:rsid w:val="67256946"/>
    <w:rsid w:val="6727621A"/>
    <w:rsid w:val="672E75A8"/>
    <w:rsid w:val="6736645D"/>
    <w:rsid w:val="674A015A"/>
    <w:rsid w:val="67513297"/>
    <w:rsid w:val="6751773B"/>
    <w:rsid w:val="675863D3"/>
    <w:rsid w:val="6760797E"/>
    <w:rsid w:val="67654F94"/>
    <w:rsid w:val="67753429"/>
    <w:rsid w:val="677D5E3A"/>
    <w:rsid w:val="67876CB8"/>
    <w:rsid w:val="678A5A74"/>
    <w:rsid w:val="67AE693B"/>
    <w:rsid w:val="67B13D35"/>
    <w:rsid w:val="67C63C85"/>
    <w:rsid w:val="67CC6DC1"/>
    <w:rsid w:val="67D5211A"/>
    <w:rsid w:val="67F26828"/>
    <w:rsid w:val="67FF0F45"/>
    <w:rsid w:val="68040309"/>
    <w:rsid w:val="68071BA7"/>
    <w:rsid w:val="68104F00"/>
    <w:rsid w:val="68106CAE"/>
    <w:rsid w:val="682409AB"/>
    <w:rsid w:val="68295FC1"/>
    <w:rsid w:val="683A1F7D"/>
    <w:rsid w:val="683A3D2B"/>
    <w:rsid w:val="683B22CB"/>
    <w:rsid w:val="683B4065"/>
    <w:rsid w:val="683C486C"/>
    <w:rsid w:val="683C5CF5"/>
    <w:rsid w:val="683F3A37"/>
    <w:rsid w:val="68420E31"/>
    <w:rsid w:val="685079F2"/>
    <w:rsid w:val="685333BB"/>
    <w:rsid w:val="68694610"/>
    <w:rsid w:val="68790CF7"/>
    <w:rsid w:val="687E630D"/>
    <w:rsid w:val="688651C2"/>
    <w:rsid w:val="689B6EBF"/>
    <w:rsid w:val="689E42BA"/>
    <w:rsid w:val="68AB69D7"/>
    <w:rsid w:val="68B166E3"/>
    <w:rsid w:val="68B74923"/>
    <w:rsid w:val="68BB130F"/>
    <w:rsid w:val="68C1269E"/>
    <w:rsid w:val="68D128E1"/>
    <w:rsid w:val="68D26659"/>
    <w:rsid w:val="68D93544"/>
    <w:rsid w:val="68E36170"/>
    <w:rsid w:val="68F92216"/>
    <w:rsid w:val="68FB795E"/>
    <w:rsid w:val="690B3981"/>
    <w:rsid w:val="6917406C"/>
    <w:rsid w:val="691B3B5C"/>
    <w:rsid w:val="695A0B28"/>
    <w:rsid w:val="695D4175"/>
    <w:rsid w:val="6962178B"/>
    <w:rsid w:val="696A6BF2"/>
    <w:rsid w:val="69756874"/>
    <w:rsid w:val="697D65C5"/>
    <w:rsid w:val="69886D18"/>
    <w:rsid w:val="698931BC"/>
    <w:rsid w:val="698C2CAC"/>
    <w:rsid w:val="69A04061"/>
    <w:rsid w:val="69A41DA4"/>
    <w:rsid w:val="69AA3132"/>
    <w:rsid w:val="69AA4EE0"/>
    <w:rsid w:val="69B23899"/>
    <w:rsid w:val="69B646BF"/>
    <w:rsid w:val="69B969CD"/>
    <w:rsid w:val="69BB533F"/>
    <w:rsid w:val="69C33D24"/>
    <w:rsid w:val="69C669A8"/>
    <w:rsid w:val="69CC4E56"/>
    <w:rsid w:val="69D5501C"/>
    <w:rsid w:val="69E421A0"/>
    <w:rsid w:val="69E76134"/>
    <w:rsid w:val="6A10568B"/>
    <w:rsid w:val="6A130CD7"/>
    <w:rsid w:val="6A274783"/>
    <w:rsid w:val="6A31115D"/>
    <w:rsid w:val="6A326807"/>
    <w:rsid w:val="6A4B66C3"/>
    <w:rsid w:val="6A793230"/>
    <w:rsid w:val="6A7D43A3"/>
    <w:rsid w:val="6A845731"/>
    <w:rsid w:val="6A8B2F63"/>
    <w:rsid w:val="6A8E3B86"/>
    <w:rsid w:val="6A9A4F55"/>
    <w:rsid w:val="6AC36259"/>
    <w:rsid w:val="6AC56475"/>
    <w:rsid w:val="6ACB7804"/>
    <w:rsid w:val="6AD165EB"/>
    <w:rsid w:val="6AEB1AB0"/>
    <w:rsid w:val="6AF26B3F"/>
    <w:rsid w:val="6B2A6B61"/>
    <w:rsid w:val="6B361121"/>
    <w:rsid w:val="6B413622"/>
    <w:rsid w:val="6B482C03"/>
    <w:rsid w:val="6B511AB7"/>
    <w:rsid w:val="6B56437F"/>
    <w:rsid w:val="6B60619E"/>
    <w:rsid w:val="6B625A72"/>
    <w:rsid w:val="6B633598"/>
    <w:rsid w:val="6B680BAF"/>
    <w:rsid w:val="6B7834E8"/>
    <w:rsid w:val="6B7B4D86"/>
    <w:rsid w:val="6B80239C"/>
    <w:rsid w:val="6B811C71"/>
    <w:rsid w:val="6B881251"/>
    <w:rsid w:val="6B93558C"/>
    <w:rsid w:val="6B945E48"/>
    <w:rsid w:val="6B9D486E"/>
    <w:rsid w:val="6BBB33D4"/>
    <w:rsid w:val="6BBD0EFB"/>
    <w:rsid w:val="6BC04E8F"/>
    <w:rsid w:val="6BCD0E53"/>
    <w:rsid w:val="6BD46244"/>
    <w:rsid w:val="6BD66460"/>
    <w:rsid w:val="6BD85D34"/>
    <w:rsid w:val="6BDD334B"/>
    <w:rsid w:val="6BE879F9"/>
    <w:rsid w:val="6BEA3CBA"/>
    <w:rsid w:val="6BEE5558"/>
    <w:rsid w:val="6BEE7306"/>
    <w:rsid w:val="6BF3491C"/>
    <w:rsid w:val="6BF95CAB"/>
    <w:rsid w:val="6BFF1513"/>
    <w:rsid w:val="6C1825D5"/>
    <w:rsid w:val="6C2471CC"/>
    <w:rsid w:val="6C2947E2"/>
    <w:rsid w:val="6C2E5151"/>
    <w:rsid w:val="6C360CAD"/>
    <w:rsid w:val="6C490BD7"/>
    <w:rsid w:val="6C4E3B06"/>
    <w:rsid w:val="6C503CB2"/>
    <w:rsid w:val="6C523D39"/>
    <w:rsid w:val="6C5A5992"/>
    <w:rsid w:val="6C5E2EE5"/>
    <w:rsid w:val="6C635F46"/>
    <w:rsid w:val="6C663340"/>
    <w:rsid w:val="6C7F2654"/>
    <w:rsid w:val="6C7F4402"/>
    <w:rsid w:val="6C845EBC"/>
    <w:rsid w:val="6C897D93"/>
    <w:rsid w:val="6C924135"/>
    <w:rsid w:val="6C9672F5"/>
    <w:rsid w:val="6C9A748E"/>
    <w:rsid w:val="6CA1081C"/>
    <w:rsid w:val="6CA87DFD"/>
    <w:rsid w:val="6CB43612"/>
    <w:rsid w:val="6CB457B8"/>
    <w:rsid w:val="6CB467A2"/>
    <w:rsid w:val="6CBE6387"/>
    <w:rsid w:val="6CBF5146"/>
    <w:rsid w:val="6CC664D5"/>
    <w:rsid w:val="6CD01102"/>
    <w:rsid w:val="6CD04C5E"/>
    <w:rsid w:val="6CDC4CE3"/>
    <w:rsid w:val="6CDE55CC"/>
    <w:rsid w:val="6CE66A13"/>
    <w:rsid w:val="6CF070AE"/>
    <w:rsid w:val="6D042B59"/>
    <w:rsid w:val="6D0D7C60"/>
    <w:rsid w:val="6D1014FE"/>
    <w:rsid w:val="6D140FEE"/>
    <w:rsid w:val="6D2531FB"/>
    <w:rsid w:val="6D317DF2"/>
    <w:rsid w:val="6D372F2F"/>
    <w:rsid w:val="6D396CA7"/>
    <w:rsid w:val="6D4339EA"/>
    <w:rsid w:val="6D4573FA"/>
    <w:rsid w:val="6D57537F"/>
    <w:rsid w:val="6D5E7659"/>
    <w:rsid w:val="6D601781"/>
    <w:rsid w:val="6D631F76"/>
    <w:rsid w:val="6D6A50B2"/>
    <w:rsid w:val="6D735B3B"/>
    <w:rsid w:val="6D745F31"/>
    <w:rsid w:val="6D747CDF"/>
    <w:rsid w:val="6D7E0B5E"/>
    <w:rsid w:val="6DA560EA"/>
    <w:rsid w:val="6DAB6738"/>
    <w:rsid w:val="6DD662A4"/>
    <w:rsid w:val="6DDB7D5E"/>
    <w:rsid w:val="6DEA7FA1"/>
    <w:rsid w:val="6DF17581"/>
    <w:rsid w:val="6DF901E4"/>
    <w:rsid w:val="6E027099"/>
    <w:rsid w:val="6E1312A6"/>
    <w:rsid w:val="6E18794E"/>
    <w:rsid w:val="6E301E58"/>
    <w:rsid w:val="6E3D4575"/>
    <w:rsid w:val="6E405E13"/>
    <w:rsid w:val="6E427DDD"/>
    <w:rsid w:val="6E510020"/>
    <w:rsid w:val="6E6C6C08"/>
    <w:rsid w:val="6E7F2DDF"/>
    <w:rsid w:val="6E9F6FDD"/>
    <w:rsid w:val="6EB32A89"/>
    <w:rsid w:val="6EBB159E"/>
    <w:rsid w:val="6ED07197"/>
    <w:rsid w:val="6ED44ED9"/>
    <w:rsid w:val="6ED70525"/>
    <w:rsid w:val="6EE40E94"/>
    <w:rsid w:val="6F101C89"/>
    <w:rsid w:val="6F285225"/>
    <w:rsid w:val="6F2860B3"/>
    <w:rsid w:val="6F2E3EBD"/>
    <w:rsid w:val="6F315CD9"/>
    <w:rsid w:val="6F3E67F6"/>
    <w:rsid w:val="6F413BF1"/>
    <w:rsid w:val="6F4D4C8B"/>
    <w:rsid w:val="6F4F630E"/>
    <w:rsid w:val="6F524050"/>
    <w:rsid w:val="6F526408"/>
    <w:rsid w:val="6F564A4B"/>
    <w:rsid w:val="6F62308B"/>
    <w:rsid w:val="6F675D4D"/>
    <w:rsid w:val="6F6D0E8A"/>
    <w:rsid w:val="6F7C2E7B"/>
    <w:rsid w:val="6F9208F0"/>
    <w:rsid w:val="6F9401C4"/>
    <w:rsid w:val="6FA06B69"/>
    <w:rsid w:val="6FAC19B2"/>
    <w:rsid w:val="6FAD572A"/>
    <w:rsid w:val="6FB2689C"/>
    <w:rsid w:val="6FB458F1"/>
    <w:rsid w:val="6FB97C2B"/>
    <w:rsid w:val="6FC0545D"/>
    <w:rsid w:val="6FC542EF"/>
    <w:rsid w:val="6FC54822"/>
    <w:rsid w:val="6FCE7B7A"/>
    <w:rsid w:val="6FD44A65"/>
    <w:rsid w:val="6FE3114C"/>
    <w:rsid w:val="6FE949B4"/>
    <w:rsid w:val="6FF46EB5"/>
    <w:rsid w:val="70082960"/>
    <w:rsid w:val="701337DF"/>
    <w:rsid w:val="70182BA3"/>
    <w:rsid w:val="703120E1"/>
    <w:rsid w:val="70313C65"/>
    <w:rsid w:val="70335C2F"/>
    <w:rsid w:val="70474719"/>
    <w:rsid w:val="704A4D27"/>
    <w:rsid w:val="7053007F"/>
    <w:rsid w:val="70553DF8"/>
    <w:rsid w:val="705636CC"/>
    <w:rsid w:val="706933FF"/>
    <w:rsid w:val="706F478E"/>
    <w:rsid w:val="707B75D6"/>
    <w:rsid w:val="70822713"/>
    <w:rsid w:val="708A15C7"/>
    <w:rsid w:val="70911BAC"/>
    <w:rsid w:val="709366CE"/>
    <w:rsid w:val="709E26A8"/>
    <w:rsid w:val="70A366C9"/>
    <w:rsid w:val="70AC7790"/>
    <w:rsid w:val="70AE52B6"/>
    <w:rsid w:val="70B34FC2"/>
    <w:rsid w:val="70B86135"/>
    <w:rsid w:val="70C04FE9"/>
    <w:rsid w:val="70C44AD9"/>
    <w:rsid w:val="70C64CF5"/>
    <w:rsid w:val="70D0347E"/>
    <w:rsid w:val="70D56CE6"/>
    <w:rsid w:val="70D6480D"/>
    <w:rsid w:val="70D70CB1"/>
    <w:rsid w:val="70D867D7"/>
    <w:rsid w:val="70E909E4"/>
    <w:rsid w:val="70F73101"/>
    <w:rsid w:val="70F84783"/>
    <w:rsid w:val="71074105"/>
    <w:rsid w:val="71096990"/>
    <w:rsid w:val="71175551"/>
    <w:rsid w:val="71306613"/>
    <w:rsid w:val="713779A1"/>
    <w:rsid w:val="7141612A"/>
    <w:rsid w:val="71461992"/>
    <w:rsid w:val="71467BE4"/>
    <w:rsid w:val="714F4CEB"/>
    <w:rsid w:val="716557EC"/>
    <w:rsid w:val="71867FE1"/>
    <w:rsid w:val="71AD37BF"/>
    <w:rsid w:val="71BA7C8A"/>
    <w:rsid w:val="71CA4371"/>
    <w:rsid w:val="71CF7B83"/>
    <w:rsid w:val="71D15700"/>
    <w:rsid w:val="71DB032D"/>
    <w:rsid w:val="71E35433"/>
    <w:rsid w:val="71E60A7F"/>
    <w:rsid w:val="71EA0C6A"/>
    <w:rsid w:val="71EF202A"/>
    <w:rsid w:val="71F2577A"/>
    <w:rsid w:val="71FB2E1C"/>
    <w:rsid w:val="71FE7EC8"/>
    <w:rsid w:val="720535FB"/>
    <w:rsid w:val="720553A9"/>
    <w:rsid w:val="720A29C0"/>
    <w:rsid w:val="72163C04"/>
    <w:rsid w:val="722717C4"/>
    <w:rsid w:val="723637B5"/>
    <w:rsid w:val="723932A5"/>
    <w:rsid w:val="723D2D95"/>
    <w:rsid w:val="723E2669"/>
    <w:rsid w:val="724834E8"/>
    <w:rsid w:val="724F0D1A"/>
    <w:rsid w:val="72516841"/>
    <w:rsid w:val="7258197D"/>
    <w:rsid w:val="72581B3B"/>
    <w:rsid w:val="725B76BF"/>
    <w:rsid w:val="725F0F5E"/>
    <w:rsid w:val="727147ED"/>
    <w:rsid w:val="7271604E"/>
    <w:rsid w:val="727E2F8A"/>
    <w:rsid w:val="72822E9E"/>
    <w:rsid w:val="72833742"/>
    <w:rsid w:val="72844348"/>
    <w:rsid w:val="72A20E4A"/>
    <w:rsid w:val="72A526AA"/>
    <w:rsid w:val="72D07765"/>
    <w:rsid w:val="72D354A8"/>
    <w:rsid w:val="72D80D10"/>
    <w:rsid w:val="72D975AD"/>
    <w:rsid w:val="72E256EB"/>
    <w:rsid w:val="72E90827"/>
    <w:rsid w:val="72EB27F1"/>
    <w:rsid w:val="72F15750"/>
    <w:rsid w:val="72F83160"/>
    <w:rsid w:val="730E308A"/>
    <w:rsid w:val="732E26DE"/>
    <w:rsid w:val="732E6B82"/>
    <w:rsid w:val="733A72D5"/>
    <w:rsid w:val="734D525A"/>
    <w:rsid w:val="7372081D"/>
    <w:rsid w:val="7379604F"/>
    <w:rsid w:val="73802361"/>
    <w:rsid w:val="73893DB8"/>
    <w:rsid w:val="739A5FC5"/>
    <w:rsid w:val="739B53E3"/>
    <w:rsid w:val="73AB01D2"/>
    <w:rsid w:val="73B452D9"/>
    <w:rsid w:val="73C60B68"/>
    <w:rsid w:val="73D17C39"/>
    <w:rsid w:val="73D634A1"/>
    <w:rsid w:val="73F676A0"/>
    <w:rsid w:val="73FE47A6"/>
    <w:rsid w:val="740B2A1F"/>
    <w:rsid w:val="740D49E9"/>
    <w:rsid w:val="74116287"/>
    <w:rsid w:val="7416389E"/>
    <w:rsid w:val="741A3445"/>
    <w:rsid w:val="741D2E7E"/>
    <w:rsid w:val="74381A66"/>
    <w:rsid w:val="7447614D"/>
    <w:rsid w:val="74477EFB"/>
    <w:rsid w:val="744D4DE6"/>
    <w:rsid w:val="745B5755"/>
    <w:rsid w:val="745E5245"/>
    <w:rsid w:val="74654825"/>
    <w:rsid w:val="746D7236"/>
    <w:rsid w:val="7472484C"/>
    <w:rsid w:val="747F58E7"/>
    <w:rsid w:val="748464C0"/>
    <w:rsid w:val="749173C8"/>
    <w:rsid w:val="749B1FF5"/>
    <w:rsid w:val="74AE1D28"/>
    <w:rsid w:val="74B37B90"/>
    <w:rsid w:val="74BD1F6B"/>
    <w:rsid w:val="74C4779E"/>
    <w:rsid w:val="74C7103C"/>
    <w:rsid w:val="74C973C0"/>
    <w:rsid w:val="74D177C5"/>
    <w:rsid w:val="74E044A9"/>
    <w:rsid w:val="74E4399C"/>
    <w:rsid w:val="74EC5E75"/>
    <w:rsid w:val="74F57957"/>
    <w:rsid w:val="74FA6D1C"/>
    <w:rsid w:val="750E0A19"/>
    <w:rsid w:val="75175B20"/>
    <w:rsid w:val="7519133A"/>
    <w:rsid w:val="751B4EE4"/>
    <w:rsid w:val="7521699E"/>
    <w:rsid w:val="75220020"/>
    <w:rsid w:val="7524023C"/>
    <w:rsid w:val="753164B5"/>
    <w:rsid w:val="753F0A9F"/>
    <w:rsid w:val="75422471"/>
    <w:rsid w:val="755723C0"/>
    <w:rsid w:val="75582DDF"/>
    <w:rsid w:val="755A1EB0"/>
    <w:rsid w:val="755C3532"/>
    <w:rsid w:val="755C79D6"/>
    <w:rsid w:val="75616D9B"/>
    <w:rsid w:val="756248C1"/>
    <w:rsid w:val="756D573F"/>
    <w:rsid w:val="75765272"/>
    <w:rsid w:val="758111EB"/>
    <w:rsid w:val="75834F63"/>
    <w:rsid w:val="75947170"/>
    <w:rsid w:val="759B20E3"/>
    <w:rsid w:val="759E1D9D"/>
    <w:rsid w:val="759E3B4B"/>
    <w:rsid w:val="759E792E"/>
    <w:rsid w:val="75A3343A"/>
    <w:rsid w:val="75A82C1C"/>
    <w:rsid w:val="75BE5F9B"/>
    <w:rsid w:val="75BF3AC1"/>
    <w:rsid w:val="75C534B6"/>
    <w:rsid w:val="75C67DAA"/>
    <w:rsid w:val="75D25EEA"/>
    <w:rsid w:val="75DF5F11"/>
    <w:rsid w:val="75E12BAC"/>
    <w:rsid w:val="75EB3D7A"/>
    <w:rsid w:val="75EF25F8"/>
    <w:rsid w:val="75F052D6"/>
    <w:rsid w:val="75F75951"/>
    <w:rsid w:val="75FB71EF"/>
    <w:rsid w:val="760B4F58"/>
    <w:rsid w:val="760F2C9B"/>
    <w:rsid w:val="761626F1"/>
    <w:rsid w:val="7625426C"/>
    <w:rsid w:val="762C55FB"/>
    <w:rsid w:val="763C3364"/>
    <w:rsid w:val="764161BA"/>
    <w:rsid w:val="76426BCC"/>
    <w:rsid w:val="764346F2"/>
    <w:rsid w:val="764A5A81"/>
    <w:rsid w:val="764B1C62"/>
    <w:rsid w:val="765B1A3C"/>
    <w:rsid w:val="765B7C8E"/>
    <w:rsid w:val="765C5EF1"/>
    <w:rsid w:val="76601656"/>
    <w:rsid w:val="76607052"/>
    <w:rsid w:val="767174B1"/>
    <w:rsid w:val="76754096"/>
    <w:rsid w:val="768947FB"/>
    <w:rsid w:val="768C42EB"/>
    <w:rsid w:val="769A3EC2"/>
    <w:rsid w:val="769E5DCD"/>
    <w:rsid w:val="76A716F8"/>
    <w:rsid w:val="76A74C81"/>
    <w:rsid w:val="76C40FE0"/>
    <w:rsid w:val="76C515AB"/>
    <w:rsid w:val="76CE0460"/>
    <w:rsid w:val="76CE66B2"/>
    <w:rsid w:val="76F854DD"/>
    <w:rsid w:val="76FF2D0F"/>
    <w:rsid w:val="770976EA"/>
    <w:rsid w:val="770B3462"/>
    <w:rsid w:val="77212C85"/>
    <w:rsid w:val="774626EC"/>
    <w:rsid w:val="77707769"/>
    <w:rsid w:val="77A94A29"/>
    <w:rsid w:val="77AB7500"/>
    <w:rsid w:val="77D54204"/>
    <w:rsid w:val="77D5581E"/>
    <w:rsid w:val="77DE46D3"/>
    <w:rsid w:val="77DF044B"/>
    <w:rsid w:val="77E15321"/>
    <w:rsid w:val="77E85551"/>
    <w:rsid w:val="77F43EF6"/>
    <w:rsid w:val="77FA7033"/>
    <w:rsid w:val="77FC0FFD"/>
    <w:rsid w:val="78153E6C"/>
    <w:rsid w:val="78175E36"/>
    <w:rsid w:val="782B3690"/>
    <w:rsid w:val="782D565A"/>
    <w:rsid w:val="782F13D2"/>
    <w:rsid w:val="78393FFF"/>
    <w:rsid w:val="784C5CC1"/>
    <w:rsid w:val="785B21C7"/>
    <w:rsid w:val="785E1CB7"/>
    <w:rsid w:val="7863107C"/>
    <w:rsid w:val="786A240A"/>
    <w:rsid w:val="78770683"/>
    <w:rsid w:val="78886D34"/>
    <w:rsid w:val="788A6608"/>
    <w:rsid w:val="78911745"/>
    <w:rsid w:val="7892370F"/>
    <w:rsid w:val="78994A9D"/>
    <w:rsid w:val="7899684C"/>
    <w:rsid w:val="78AF42C1"/>
    <w:rsid w:val="78B13B95"/>
    <w:rsid w:val="78BA1CC7"/>
    <w:rsid w:val="78C55892"/>
    <w:rsid w:val="78D43D28"/>
    <w:rsid w:val="78DB50B6"/>
    <w:rsid w:val="78E026CC"/>
    <w:rsid w:val="78EC72C3"/>
    <w:rsid w:val="78F41CD4"/>
    <w:rsid w:val="78FB5758"/>
    <w:rsid w:val="78FD327E"/>
    <w:rsid w:val="790E5EFD"/>
    <w:rsid w:val="79102FB2"/>
    <w:rsid w:val="79134850"/>
    <w:rsid w:val="791365FE"/>
    <w:rsid w:val="79183C14"/>
    <w:rsid w:val="79297BCF"/>
    <w:rsid w:val="79346574"/>
    <w:rsid w:val="79352A18"/>
    <w:rsid w:val="793842B6"/>
    <w:rsid w:val="79464C25"/>
    <w:rsid w:val="794C1B10"/>
    <w:rsid w:val="795A4B14"/>
    <w:rsid w:val="79607369"/>
    <w:rsid w:val="796C5D0E"/>
    <w:rsid w:val="797A042B"/>
    <w:rsid w:val="79907C4E"/>
    <w:rsid w:val="79921C19"/>
    <w:rsid w:val="799A0ACD"/>
    <w:rsid w:val="79BC0A44"/>
    <w:rsid w:val="79BD2A0E"/>
    <w:rsid w:val="79C75ABC"/>
    <w:rsid w:val="79C8563A"/>
    <w:rsid w:val="79CC3981"/>
    <w:rsid w:val="79E63D12"/>
    <w:rsid w:val="79F301DD"/>
    <w:rsid w:val="79F44681"/>
    <w:rsid w:val="79F53F55"/>
    <w:rsid w:val="79FF4DD4"/>
    <w:rsid w:val="7A0A5C53"/>
    <w:rsid w:val="7A1545F8"/>
    <w:rsid w:val="7A167A76"/>
    <w:rsid w:val="7A356A48"/>
    <w:rsid w:val="7A4E0BF7"/>
    <w:rsid w:val="7A4E3666"/>
    <w:rsid w:val="7A57076C"/>
    <w:rsid w:val="7A5C5D83"/>
    <w:rsid w:val="7A6115EB"/>
    <w:rsid w:val="7A6A66F1"/>
    <w:rsid w:val="7A715CD2"/>
    <w:rsid w:val="7A794B87"/>
    <w:rsid w:val="7A7F1A71"/>
    <w:rsid w:val="7A8A28F0"/>
    <w:rsid w:val="7A8D23E0"/>
    <w:rsid w:val="7A923E9A"/>
    <w:rsid w:val="7A992B33"/>
    <w:rsid w:val="7AAF2BC9"/>
    <w:rsid w:val="7AB91427"/>
    <w:rsid w:val="7ABE4C8F"/>
    <w:rsid w:val="7AC322A6"/>
    <w:rsid w:val="7AD26045"/>
    <w:rsid w:val="7AD46261"/>
    <w:rsid w:val="7ADD3367"/>
    <w:rsid w:val="7B024B7C"/>
    <w:rsid w:val="7B080383"/>
    <w:rsid w:val="7B087CB8"/>
    <w:rsid w:val="7B0F2381"/>
    <w:rsid w:val="7B0F54EB"/>
    <w:rsid w:val="7B0F7299"/>
    <w:rsid w:val="7B191EC6"/>
    <w:rsid w:val="7B234AF2"/>
    <w:rsid w:val="7B242882"/>
    <w:rsid w:val="7B25068D"/>
    <w:rsid w:val="7B2A40D3"/>
    <w:rsid w:val="7B2F5245"/>
    <w:rsid w:val="7B332F87"/>
    <w:rsid w:val="7B474C85"/>
    <w:rsid w:val="7B5D6256"/>
    <w:rsid w:val="7B727B7D"/>
    <w:rsid w:val="7B7D2454"/>
    <w:rsid w:val="7B825713"/>
    <w:rsid w:val="7B8732D3"/>
    <w:rsid w:val="7B8B5094"/>
    <w:rsid w:val="7B9003DA"/>
    <w:rsid w:val="7B98103C"/>
    <w:rsid w:val="7BAD0F8C"/>
    <w:rsid w:val="7BB045D8"/>
    <w:rsid w:val="7BB901F0"/>
    <w:rsid w:val="7BBC11CF"/>
    <w:rsid w:val="7BC2430B"/>
    <w:rsid w:val="7BC41E31"/>
    <w:rsid w:val="7BCB44F4"/>
    <w:rsid w:val="7BCB7664"/>
    <w:rsid w:val="7BCC0CE6"/>
    <w:rsid w:val="7BD61B65"/>
    <w:rsid w:val="7BE10C35"/>
    <w:rsid w:val="7BFF730D"/>
    <w:rsid w:val="7C084414"/>
    <w:rsid w:val="7C0B3F04"/>
    <w:rsid w:val="7C0B5CB2"/>
    <w:rsid w:val="7C120DEF"/>
    <w:rsid w:val="7C156B31"/>
    <w:rsid w:val="7C30396B"/>
    <w:rsid w:val="7C344B74"/>
    <w:rsid w:val="7C350F81"/>
    <w:rsid w:val="7C376AA7"/>
    <w:rsid w:val="7C3C40BE"/>
    <w:rsid w:val="7C482A62"/>
    <w:rsid w:val="7C4B7265"/>
    <w:rsid w:val="7C613B24"/>
    <w:rsid w:val="7C703D67"/>
    <w:rsid w:val="7C896BD7"/>
    <w:rsid w:val="7C9B5288"/>
    <w:rsid w:val="7C9C4B5C"/>
    <w:rsid w:val="7CA12173"/>
    <w:rsid w:val="7CA3413D"/>
    <w:rsid w:val="7CA4541E"/>
    <w:rsid w:val="7CA81753"/>
    <w:rsid w:val="7CB974BC"/>
    <w:rsid w:val="7CC75CA6"/>
    <w:rsid w:val="7CD95DB0"/>
    <w:rsid w:val="7CDE6751"/>
    <w:rsid w:val="7CE7227B"/>
    <w:rsid w:val="7CE85FF3"/>
    <w:rsid w:val="7CEA3B1A"/>
    <w:rsid w:val="7CF20C20"/>
    <w:rsid w:val="7CF229CE"/>
    <w:rsid w:val="7CF60710"/>
    <w:rsid w:val="7CFB1883"/>
    <w:rsid w:val="7CFC55FB"/>
    <w:rsid w:val="7D021373"/>
    <w:rsid w:val="7D1348E0"/>
    <w:rsid w:val="7D342FE7"/>
    <w:rsid w:val="7D360B0D"/>
    <w:rsid w:val="7D376064"/>
    <w:rsid w:val="7D3923AB"/>
    <w:rsid w:val="7D3D6732"/>
    <w:rsid w:val="7D494CE4"/>
    <w:rsid w:val="7D4E40A8"/>
    <w:rsid w:val="7D7358BD"/>
    <w:rsid w:val="7D947D9F"/>
    <w:rsid w:val="7D9A72EE"/>
    <w:rsid w:val="7D9F4904"/>
    <w:rsid w:val="7DB12889"/>
    <w:rsid w:val="7DBC3708"/>
    <w:rsid w:val="7DC75C09"/>
    <w:rsid w:val="7DCC321F"/>
    <w:rsid w:val="7DF34C50"/>
    <w:rsid w:val="7DF764EE"/>
    <w:rsid w:val="7DFD787D"/>
    <w:rsid w:val="7E050316"/>
    <w:rsid w:val="7E062BD5"/>
    <w:rsid w:val="7E156974"/>
    <w:rsid w:val="7E232639"/>
    <w:rsid w:val="7E235535"/>
    <w:rsid w:val="7E2412AD"/>
    <w:rsid w:val="7E2A7498"/>
    <w:rsid w:val="7E2B263C"/>
    <w:rsid w:val="7E3253BC"/>
    <w:rsid w:val="7E394D59"/>
    <w:rsid w:val="7E543940"/>
    <w:rsid w:val="7E611BB9"/>
    <w:rsid w:val="7E6A0FEA"/>
    <w:rsid w:val="7E6E42D6"/>
    <w:rsid w:val="7E7E6C0F"/>
    <w:rsid w:val="7E81400A"/>
    <w:rsid w:val="7E9E2E0E"/>
    <w:rsid w:val="7EA146AC"/>
    <w:rsid w:val="7EA30424"/>
    <w:rsid w:val="7EB4618D"/>
    <w:rsid w:val="7EC62364"/>
    <w:rsid w:val="7EC65EC0"/>
    <w:rsid w:val="7EC87E8B"/>
    <w:rsid w:val="7ECB7807"/>
    <w:rsid w:val="7EE66563"/>
    <w:rsid w:val="7EF667A6"/>
    <w:rsid w:val="7F0D7F93"/>
    <w:rsid w:val="7F17496E"/>
    <w:rsid w:val="7F1B26B0"/>
    <w:rsid w:val="7F203823"/>
    <w:rsid w:val="7F3177DE"/>
    <w:rsid w:val="7F4F4108"/>
    <w:rsid w:val="7F504359"/>
    <w:rsid w:val="7F547A25"/>
    <w:rsid w:val="7F5636E8"/>
    <w:rsid w:val="7F5B485B"/>
    <w:rsid w:val="7F604567"/>
    <w:rsid w:val="7F625BE9"/>
    <w:rsid w:val="7F637BB3"/>
    <w:rsid w:val="7F673200"/>
    <w:rsid w:val="7F6D458E"/>
    <w:rsid w:val="7F6F0306"/>
    <w:rsid w:val="7F7818B1"/>
    <w:rsid w:val="7F871AF4"/>
    <w:rsid w:val="7F8C7F60"/>
    <w:rsid w:val="7F995383"/>
    <w:rsid w:val="7F9D1317"/>
    <w:rsid w:val="7F9E0BEB"/>
    <w:rsid w:val="7FA144C0"/>
    <w:rsid w:val="7FA97CBC"/>
    <w:rsid w:val="7FAA7590"/>
    <w:rsid w:val="7FB16B71"/>
    <w:rsid w:val="7FB64187"/>
    <w:rsid w:val="7FC95C68"/>
    <w:rsid w:val="7FD34D39"/>
    <w:rsid w:val="7FEA5BDF"/>
    <w:rsid w:val="7FF947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heme="minorHAnsi" w:hAnsiTheme="minorHAnsi" w:eastAsiaTheme="minorEastAsia" w:cstheme="minorBidi"/>
      <w:kern w:val="2"/>
      <w:sz w:val="24"/>
      <w:szCs w:val="24"/>
      <w:lang w:val="en-US" w:eastAsia="zh-CN" w:bidi="ar-SA"/>
    </w:rPr>
  </w:style>
  <w:style w:type="character" w:default="1" w:styleId="13">
    <w:name w:val="Default Paragraph Font"/>
    <w:autoRedefine/>
    <w:semiHidden/>
    <w:unhideWhenUsed/>
    <w:qFormat/>
    <w:uiPriority w:val="1"/>
  </w:style>
  <w:style w:type="table" w:default="1" w:styleId="11">
    <w:name w:val="Normal Table"/>
    <w:autoRedefine/>
    <w:semiHidden/>
    <w:unhideWhenUsed/>
    <w:qFormat/>
    <w:uiPriority w:val="99"/>
    <w:tblPr>
      <w:tblCellMar>
        <w:top w:w="0" w:type="dxa"/>
        <w:left w:w="108" w:type="dxa"/>
        <w:bottom w:w="0" w:type="dxa"/>
        <w:right w:w="108" w:type="dxa"/>
      </w:tblCellMar>
    </w:tblPr>
  </w:style>
  <w:style w:type="paragraph" w:styleId="2">
    <w:name w:val="Normal Indent"/>
    <w:basedOn w:val="1"/>
    <w:autoRedefine/>
    <w:qFormat/>
    <w:uiPriority w:val="0"/>
    <w:pPr>
      <w:autoSpaceDE w:val="0"/>
      <w:autoSpaceDN w:val="0"/>
      <w:adjustRightInd w:val="0"/>
      <w:spacing w:line="315" w:lineRule="atLeast"/>
      <w:ind w:firstLine="420"/>
      <w:jc w:val="left"/>
    </w:pPr>
    <w:rPr>
      <w:rFonts w:ascii="楷体_GB2312" w:eastAsia="楷体_GB2312"/>
      <w:kern w:val="0"/>
      <w:sz w:val="28"/>
      <w:szCs w:val="20"/>
    </w:rPr>
  </w:style>
  <w:style w:type="paragraph" w:styleId="3">
    <w:name w:val="annotation text"/>
    <w:basedOn w:val="1"/>
    <w:link w:val="23"/>
    <w:autoRedefine/>
    <w:semiHidden/>
    <w:unhideWhenUsed/>
    <w:qFormat/>
    <w:uiPriority w:val="99"/>
    <w:pPr>
      <w:jc w:val="left"/>
    </w:pPr>
  </w:style>
  <w:style w:type="paragraph" w:styleId="4">
    <w:name w:val="Body Text"/>
    <w:basedOn w:val="1"/>
    <w:autoRedefine/>
    <w:qFormat/>
    <w:uiPriority w:val="99"/>
    <w:pPr>
      <w:adjustRightInd w:val="0"/>
      <w:snapToGrid w:val="0"/>
    </w:pPr>
    <w:rPr>
      <w:rFonts w:ascii="楷体_GB2312" w:eastAsia="楷体_GB2312"/>
      <w:b/>
      <w:bCs/>
    </w:rPr>
  </w:style>
  <w:style w:type="paragraph" w:styleId="5">
    <w:name w:val="Body Text Indent"/>
    <w:basedOn w:val="1"/>
    <w:autoRedefine/>
    <w:qFormat/>
    <w:uiPriority w:val="0"/>
    <w:pPr>
      <w:tabs>
        <w:tab w:val="left" w:pos="709"/>
      </w:tabs>
      <w:autoSpaceDE w:val="0"/>
      <w:autoSpaceDN w:val="0"/>
      <w:adjustRightInd w:val="0"/>
      <w:spacing w:line="240" w:lineRule="atLeast"/>
      <w:ind w:left="714"/>
    </w:pPr>
    <w:rPr>
      <w:color w:val="000000"/>
    </w:rPr>
  </w:style>
  <w:style w:type="paragraph" w:styleId="6">
    <w:name w:val="Balloon Text"/>
    <w:basedOn w:val="1"/>
    <w:link w:val="22"/>
    <w:autoRedefine/>
    <w:semiHidden/>
    <w:unhideWhenUsed/>
    <w:qFormat/>
    <w:uiPriority w:val="99"/>
    <w:rPr>
      <w:sz w:val="18"/>
      <w:szCs w:val="18"/>
    </w:rPr>
  </w:style>
  <w:style w:type="paragraph" w:styleId="7">
    <w:name w:val="footer"/>
    <w:basedOn w:val="1"/>
    <w:link w:val="17"/>
    <w:autoRedefine/>
    <w:unhideWhenUsed/>
    <w:qFormat/>
    <w:uiPriority w:val="99"/>
    <w:pPr>
      <w:tabs>
        <w:tab w:val="center" w:pos="4153"/>
        <w:tab w:val="right" w:pos="8306"/>
      </w:tabs>
      <w:snapToGrid w:val="0"/>
      <w:jc w:val="left"/>
    </w:pPr>
    <w:rPr>
      <w:sz w:val="18"/>
      <w:szCs w:val="18"/>
    </w:rPr>
  </w:style>
  <w:style w:type="paragraph" w:styleId="8">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autoRedefine/>
    <w:qFormat/>
    <w:uiPriority w:val="0"/>
  </w:style>
  <w:style w:type="paragraph" w:styleId="10">
    <w:name w:val="annotation subject"/>
    <w:basedOn w:val="3"/>
    <w:next w:val="3"/>
    <w:link w:val="24"/>
    <w:autoRedefine/>
    <w:semiHidden/>
    <w:unhideWhenUsed/>
    <w:qFormat/>
    <w:uiPriority w:val="99"/>
    <w:rPr>
      <w:b/>
      <w:bCs/>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autoRedefine/>
    <w:unhideWhenUsed/>
    <w:qFormat/>
    <w:uiPriority w:val="99"/>
    <w:rPr>
      <w:color w:val="0563C1" w:themeColor="hyperlink"/>
      <w:u w:val="single"/>
      <w14:textFill>
        <w14:solidFill>
          <w14:schemeClr w14:val="hlink"/>
        </w14:solidFill>
      </w14:textFill>
    </w:rPr>
  </w:style>
  <w:style w:type="character" w:styleId="15">
    <w:name w:val="annotation reference"/>
    <w:basedOn w:val="13"/>
    <w:autoRedefine/>
    <w:semiHidden/>
    <w:unhideWhenUsed/>
    <w:qFormat/>
    <w:uiPriority w:val="99"/>
    <w:rPr>
      <w:sz w:val="21"/>
      <w:szCs w:val="21"/>
    </w:rPr>
  </w:style>
  <w:style w:type="character" w:customStyle="1" w:styleId="16">
    <w:name w:val="页眉 字符"/>
    <w:basedOn w:val="13"/>
    <w:link w:val="8"/>
    <w:autoRedefine/>
    <w:qFormat/>
    <w:uiPriority w:val="99"/>
    <w:rPr>
      <w:sz w:val="18"/>
      <w:szCs w:val="18"/>
    </w:rPr>
  </w:style>
  <w:style w:type="character" w:customStyle="1" w:styleId="17">
    <w:name w:val="页脚 字符"/>
    <w:basedOn w:val="13"/>
    <w:link w:val="7"/>
    <w:autoRedefine/>
    <w:qFormat/>
    <w:uiPriority w:val="99"/>
    <w:rPr>
      <w:sz w:val="18"/>
      <w:szCs w:val="18"/>
    </w:rPr>
  </w:style>
  <w:style w:type="paragraph" w:styleId="18">
    <w:name w:val="List Paragraph"/>
    <w:basedOn w:val="1"/>
    <w:autoRedefine/>
    <w:qFormat/>
    <w:uiPriority w:val="34"/>
    <w:pPr>
      <w:ind w:firstLine="420" w:firstLineChars="200"/>
    </w:pPr>
  </w:style>
  <w:style w:type="paragraph" w:customStyle="1" w:styleId="19">
    <w:name w:val="列表段落1"/>
    <w:basedOn w:val="1"/>
    <w:autoRedefine/>
    <w:qFormat/>
    <w:uiPriority w:val="99"/>
    <w:pPr>
      <w:ind w:firstLine="420" w:firstLineChars="200"/>
    </w:pPr>
  </w:style>
  <w:style w:type="paragraph" w:customStyle="1" w:styleId="20">
    <w:name w:val="第一级"/>
    <w:basedOn w:val="1"/>
    <w:autoRedefine/>
    <w:qFormat/>
    <w:uiPriority w:val="0"/>
    <w:pPr>
      <w:widowControl/>
      <w:numPr>
        <w:ilvl w:val="0"/>
        <w:numId w:val="1"/>
      </w:numPr>
      <w:tabs>
        <w:tab w:val="left" w:pos="426"/>
      </w:tabs>
      <w:snapToGrid w:val="0"/>
      <w:spacing w:beforeLines="30" w:afterLines="50"/>
    </w:pPr>
    <w:rPr>
      <w:rFonts w:ascii="Arial" w:hAnsi="Century Gothic" w:eastAsia="华文细黑"/>
      <w:b/>
      <w:bCs/>
      <w:color w:val="000000"/>
      <w:sz w:val="22"/>
      <w:szCs w:val="22"/>
    </w:rPr>
  </w:style>
  <w:style w:type="character" w:customStyle="1" w:styleId="21">
    <w:name w:val="Highlighted Variable"/>
    <w:autoRedefine/>
    <w:qFormat/>
    <w:uiPriority w:val="0"/>
    <w:rPr>
      <w:rFonts w:ascii="Book Antiqua" w:hAnsi="Book Antiqua"/>
      <w:color w:val="0000FF"/>
    </w:rPr>
  </w:style>
  <w:style w:type="character" w:customStyle="1" w:styleId="22">
    <w:name w:val="批注框文本 字符"/>
    <w:basedOn w:val="13"/>
    <w:link w:val="6"/>
    <w:autoRedefine/>
    <w:semiHidden/>
    <w:qFormat/>
    <w:uiPriority w:val="99"/>
    <w:rPr>
      <w:rFonts w:asciiTheme="minorHAnsi" w:hAnsiTheme="minorHAnsi" w:eastAsiaTheme="minorEastAsia" w:cstheme="minorBidi"/>
      <w:kern w:val="2"/>
      <w:sz w:val="18"/>
      <w:szCs w:val="18"/>
    </w:rPr>
  </w:style>
  <w:style w:type="character" w:customStyle="1" w:styleId="23">
    <w:name w:val="批注文字 字符"/>
    <w:basedOn w:val="13"/>
    <w:link w:val="3"/>
    <w:autoRedefine/>
    <w:semiHidden/>
    <w:qFormat/>
    <w:uiPriority w:val="99"/>
    <w:rPr>
      <w:rFonts w:asciiTheme="minorHAnsi" w:hAnsiTheme="minorHAnsi" w:eastAsiaTheme="minorEastAsia" w:cstheme="minorBidi"/>
      <w:kern w:val="2"/>
      <w:sz w:val="24"/>
      <w:szCs w:val="24"/>
    </w:rPr>
  </w:style>
  <w:style w:type="character" w:customStyle="1" w:styleId="24">
    <w:name w:val="批注主题 字符"/>
    <w:basedOn w:val="23"/>
    <w:link w:val="10"/>
    <w:autoRedefine/>
    <w:semiHidden/>
    <w:qFormat/>
    <w:uiPriority w:val="99"/>
    <w:rPr>
      <w:rFonts w:asciiTheme="minorHAnsi" w:hAnsiTheme="minorHAnsi" w:eastAsiaTheme="minorEastAsia" w:cstheme="minorBidi"/>
      <w:b/>
      <w:bCs/>
      <w:kern w:val="2"/>
      <w:sz w:val="24"/>
      <w:szCs w:val="24"/>
    </w:rPr>
  </w:style>
  <w:style w:type="paragraph" w:customStyle="1" w:styleId="25">
    <w:name w:val="Revision"/>
    <w:autoRedefine/>
    <w:hidden/>
    <w:semiHidden/>
    <w:qFormat/>
    <w:uiPriority w:val="99"/>
    <w:rPr>
      <w:rFonts w:asciiTheme="minorHAnsi" w:hAnsiTheme="minorHAnsi" w:eastAsiaTheme="minorEastAsia" w:cstheme="minorBidi"/>
      <w:kern w:val="2"/>
      <w:sz w:val="24"/>
      <w:szCs w:val="24"/>
      <w:lang w:val="en-US" w:eastAsia="zh-CN" w:bidi="ar-SA"/>
    </w:rPr>
  </w:style>
  <w:style w:type="character" w:customStyle="1" w:styleId="26">
    <w:name w:val="Unresolved Mention"/>
    <w:basedOn w:val="13"/>
    <w:autoRedefine/>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942</Words>
  <Characters>972</Characters>
  <Lines>66</Lines>
  <Paragraphs>18</Paragraphs>
  <TotalTime>22</TotalTime>
  <ScaleCrop>false</ScaleCrop>
  <LinksUpToDate>false</LinksUpToDate>
  <CharactersWithSpaces>1155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2021-12-02T07:18:00Z</dcterms:created>
  <dc:creator>Microsoft Office 用户</dc:creator>
  <cp:lastModifiedBy>Sophie_Sun</cp:lastModifiedBy>
  <dcterms:modified xsi:type="dcterms:W3CDTF">2026-04-20T07:10:49Z</dcterms:modified>
  <cp:revision>18</cp:revision>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ProductBuildVer">
    <vt:lpwstr>2052-12.1.0.25865</vt:lpwstr>
  </op:property>
  <op:property fmtid="{D5CDD505-2E9C-101B-9397-08002B2CF9AE}" pid="3" name="ICV">
    <vt:lpwstr>FBB8F0AB4768497B887E7D954E62D5FE_13</vt:lpwstr>
  </op:property>
  <op:property fmtid="{D5CDD505-2E9C-101B-9397-08002B2CF9AE}" pid="4" name="_IPGFID">
    <vt:lpwstr>[DocID]=5FC57BD6-5425-4B69-BB98-055382057C77</vt:lpwstr>
  </op:property>
  <op:property fmtid="{D5CDD505-2E9C-101B-9397-08002B2CF9AE}" pid="5" name="_IPGFLOW_P-EFD6_E-1_FP-1_SP-1_CV-B24B0E8D_CN-BC7CA22F">
    <vt:lpwstr>9kDyRuWqHe0v1ZxsOP18rCh9SPumeYQMHdZtwTOUrokQ0rNvTb14t1owCuT1MWjb+N+P/ttHJMvAEF3FfWI9Fxq/SjYvhp3N6YoTMelAIvvnavWdEj3INNt1VR+WX2dYaqTYmm6f2VyFMw5M4P6E4a5A1Agh0j9zXkZz62A9w7et9RPoKHmcjK/5Yqi0Z1cRYgt9e2WxG9FHJvbjqSphg9omADSpRZpVnC9hP0nXB3MqzpRXsBgRqZ8ntqts4HJ</vt:lpwstr>
  </op:property>
  <op:property fmtid="{D5CDD505-2E9C-101B-9397-08002B2CF9AE}" pid="6" name="_IPGFLOW_P-EFD6_E-1_FP-1_SP-2_CV-FB616F84_CN-ED06BB9D">
    <vt:lpwstr>MxqxaNKPtw6dDZyYCFKwODUallt0xLuXVTqqpecMQUIwbkny0y+lWbXOqR1W8fYQX6dShe4+LdzZg1Nj9p3/Z38ix0uo3WJGWRG9cUAIFO+NAvmsk5wKV3P1mYUP6Yjv/UgfsDHU0rnsoksP/o6lRtjooRXkqBD4gw8piqvCEE04gIE4WdN4Xs0EmseHEO/y5QamG7JduvsDLKoaw2CJrmUO1djYoJxbMTbuGeoZo+qM=</vt:lpwstr>
  </op:property>
  <op:property fmtid="{D5CDD505-2E9C-101B-9397-08002B2CF9AE}" pid="7" name="_IPGFLOW_P-EFD6_E-0_FP-1_CV-96F3ED08_CN-1A1063A2">
    <vt:lpwstr>DPSPMK|3|492|2|0</vt:lpwstr>
  </op:property>
  <op:property fmtid="{D5CDD505-2E9C-101B-9397-08002B2CF9AE}" pid="8" name="KSOTemplateDocerSaveRecord">
    <vt:lpwstr>eyJoZGlkIjoiMzZiMzAyYjhmNjA3MGNhZGYwMTFhNmIwY2EwNmY4OGYiLCJ1c2VySWQiOiIyNzIxODUwNDYifQ==</vt:lpwstr>
  </op:property>
  <op:property fmtid="{D5CDD505-2E9C-101B-9397-08002B2CF9AE}" pid="9" name="_IPGFLOW_P-EFD6_E-1_FP-2_SP-1_CV-96F37D56_CN-46678FFE">
    <vt:lpwstr>9kDyRuWqHe0v1ZxsOP18rK3yzu/BB9o2uL9e0HCoSUfjs+LS4ewbqjy7EleVRhinSUpT3U1DeU1AqdAu8MKSIz2zmr12/vTmRK90WETSxMQUqzR9SJIIs5ed3rcMsqMvdhIJhIbMsF1G42y+JH5hGJkOFQxmh3hNdRysC8vFD8mO830b598xdatSYdoJv5C8MqCnVShxmUQL/lMOYQEJhl+qXSwZmTZEVunpE6+mwDm/ejsNxTv0Dq5mYzzokI1</vt:lpwstr>
  </op:property>
  <op:property fmtid="{D5CDD505-2E9C-101B-9397-08002B2CF9AE}" pid="10" name="_IPGFLOW_P-EFD6_E-1_FP-2_SP-2_CV-9D5A5260_CN-B6C5C46D">
    <vt:lpwstr>9pxN0F1l23QwnBMZdS5xLpozZv4P9AzqC8KgQX0EosFSvvif3kuAriBszAmOGEdMt+W0MGUQeInKg3VzfsuIa5LsNCbiVzaRflaL7urvMvUMHpAS3gV/OND0FlU8eOesxXz3pMjwo8Nf/Lj0Ki40JFQRc1V/CEC8cElX8MMtH6jzOVhuaiadv7hsG07Kjc5fYPShaOQHd0ZmyXOzFW5G9sIZp5pPjpi6q7ldkTZ3KpDg=</vt:lpwstr>
  </op:property>
  <op:property fmtid="{D5CDD505-2E9C-101B-9397-08002B2CF9AE}" pid="11" name="_IPGFLOW_P-EFD6_E-0_FP-2_CV-96F3ED08_CN-A7DA0F6C">
    <vt:lpwstr>DPSPMK|3|492|2|0</vt:lpwstr>
  </op:property>
  <op:property fmtid="{D5CDD505-2E9C-101B-9397-08002B2CF9AE}" pid="12" name="_IPGFLOW_P-EFD6_E-1_FP-3_SP-1_CV-B9AB6437_CN-BAE0A5D2">
    <vt:lpwstr>9kDyRuWqHe0v1ZxsOP18rHUyCZ9bZ3BNufhmXjP8w95pG5AW/phvLiMVUFrel/wb760pYeKYlViLUmU13Yrj9K2X4cIhH2njE3nl7cKoZzkIiTlzOCqty5dfJJeeM/4JG7Z5e/p83lUCSv+NpaPUUcZAcnNmy2hgVkng2JVoFlxheox65QZ1ED0QLo1g2VXu77a7BkPV0rSO4fNpvlmG7nlXLVA3s5KpQKQ2crJ1+og0DiebFb/18+N3q29z85K</vt:lpwstr>
  </op:property>
  <op:property fmtid="{D5CDD505-2E9C-101B-9397-08002B2CF9AE}" pid="13" name="_IPGFLOW_P-EFD6_E-1_FP-3_SP-2_CV-14EE054C_CN-5113B6A0">
    <vt:lpwstr>EtUVA/rTxJDYdaMWBJZvKSGGiWb6StRZb9bkykNP/H96CBtXx+9NwRpoXnggN32f9iIycuAW9Dmss9Jr9+q1v1zwQAyAVgFUM9jqNMKIIMGS7k1Gn+dKP0fxPn2sd4t4UGpS5/IK2OIZRuwocRXpOSh4Bf0W9ABNmNG7YWO6F9doRtErFQfMnzL1b9rLiIiMx2pj8uvCR5MW6DglKpDuXMZN1m75bIEsJ1HyZrVNPBEA=</vt:lpwstr>
  </op:property>
  <op:property fmtid="{D5CDD505-2E9C-101B-9397-08002B2CF9AE}" pid="14" name="_IPGFLOW_P-EFD6_E-0_FP-3_CV-96F3ED08_CN-7A4CD6E9">
    <vt:lpwstr>DPSPMK|3|492|2|0</vt:lpwstr>
  </op:property>
  <op:property fmtid="{D5CDD505-2E9C-101B-9397-08002B2CF9AE}" pid="15" name="_IPGFLOW_P-EFD6_E-1_FP-4_SP-1_CV-B6C75852_CN-ECE31468">
    <vt:lpwstr>9kDyRuWqHe0v1ZxsOP18rD9TTSz+Xhl/alVAJrgPoL6qhgzLYCB/+hZVvPmej+w3NmGoWeevO0Hs0h546+xol1PkH5+T+2ogopLjbHdaNSNSqPNtuVOJZ2gINutdmUeSm8L6hwVWt5Qp43SrKVpa53AEGKM2+tjrn2Lkd/HropC210n7Zkdjgs2jEm3HN9euiX6664YC3Z4exsB6C8IAR77ydoHgoQHsjQhP1t5lHqqIID8sHUbk5IlVVum/io6</vt:lpwstr>
  </op:property>
  <op:property fmtid="{D5CDD505-2E9C-101B-9397-08002B2CF9AE}" pid="16" name="_IPGFLOW_P-EFD6_E-1_FP-4_SP-2_CV-A2043AEF_CN-E7E39E39">
    <vt:lpwstr>u7strWnV56jn+BtmMwz3W7Wi8mDMHGR6JjEq12u1wl7/INvp2yp4rbOaId8yY0Q0X6H+a5I+ZLHLLaxgttHnGcftKtwiXgEMICObntBzi5FATzj6bcmAeLScS9CcDRsFhYQdGtg0Jl3VnyDEpbFMngc42p57VCt2lkM95DhAlDjgMxo6BFgJkgXvcggL9okJidm7oavF4hQLURDUMoql6ag==</vt:lpwstr>
  </op:property>
  <op:property fmtid="{D5CDD505-2E9C-101B-9397-08002B2CF9AE}" pid="17" name="_IPGFLOW_P-EFD6_E-0_FP-4_CV-ACF98C78_CN-5F3145BA">
    <vt:lpwstr>DPSPMK|3|472|2|0</vt:lpwstr>
  </op:property>
  <op:property fmtid="{D5CDD505-2E9C-101B-9397-08002B2CF9AE}" pid="18" name="_IPGFLOW_P-EFD6_E-1_FP-5_SP-1_CV-C546E8C8_CN-273B3BB1">
    <vt:lpwstr>7ZNc2kizPG+QAvMZcBCTI3LAo/RZoAApgHCyPKdbAibb5669U/QIrHP4fFKT/qM0ATCzOyQq2drumVC3ydGgu+Z9axLI1Wc6jgdhoHr1xzPbkWRlYRFTssS1OiMqXrbfi0KnNxzAD4jXYg1H6iBT+2xj7r1xy3cLXdvA1Uxqcer48jNrJqZlw57EPux7Npm992z/E4FWq6S7kh6YZgJF7x/PaMRW+jzm28sImR4UoSNjN/4IQlIdJYpPW1DWm9Q</vt:lpwstr>
  </op:property>
  <op:property fmtid="{D5CDD505-2E9C-101B-9397-08002B2CF9AE}" pid="19" name="_IPGFLOW_P-EFD6_E-1_FP-5_SP-2_CV-23085F15_CN-EB928D33">
    <vt:lpwstr>iEkxUH9oThMtAwlO8BGt17s0RSonLm0rSlVVw5kGwi67KdiFyIDMy1C028NZ1UF8MtcFPL8wTbqU82KsEsN2s08bRyftIrRLKMv6ehsBqJLbIgIVlmxYajaJatXyw4Qo9pZmk2eWGEpw9z0dmIGaN4U54KH0pI1nDg7x82NQA/R1iAetEJviMuokcFR43xMZHyW18xrWwwezDPOzJV6Yunw==</vt:lpwstr>
  </op:property>
  <op:property fmtid="{D5CDD505-2E9C-101B-9397-08002B2CF9AE}" pid="20" name="_IPGFLOW_P-EFD6_E-0_FP-5_CV-ACF98C78_CN-82A79C3F">
    <vt:lpwstr>DPSPMK|3|472|2|0</vt:lpwstr>
  </op:property>
  <op:property fmtid="{D5CDD505-2E9C-101B-9397-08002B2CF9AE}" pid="21" name="_IPGFLOW_P-EFD6_E-1_FP-6_SP-1_CV-1CD5D055_CN-5189762E">
    <vt:lpwstr>2MVZTS834J5z4MEZxsWstSRglRrloRBGJlDBOm2tSnSOqkzJLzs7Dy8/rRss8PMn8XgiHJvTG/8IhcWkmQfknr4QUAZgqx7cQtTChBsP/Vcv1bc7MMimdjdAOuWNuPG3o4SjxT5n0KKsHSH6dzOc3VHEF/ic71VEcEP4vWJa6635LNgptkHZosblY4IsPnZTzL5++wys6dyW61HDN5YyFvZlGpu11u7ImvQ54mWjXTZAGJ2UuNnHdXDjKFAeFzo</vt:lpwstr>
  </op:property>
  <op:property fmtid="{D5CDD505-2E9C-101B-9397-08002B2CF9AE}" pid="22" name="_IPGFLOW_P-EFD6_E-1_FP-6_SP-2_CV-6C117079_CN-AE30890">
    <vt:lpwstr>qRl4qbocvh1i+nsl/kcmzVWydUGyQiW82eevVvblVq9LddBYL7UKBEojndLtOCiD+zbfw7Ejk2KdNuHGJ61Zo2mU0H1wdvknAf5edDkYsTA2AAP/4tLg7nODq8LgPoAE9n5eIKO0CfMcS4SfspsrIch0MQ0h1dwJ9XxoPKTlBAXfgAzTGGqgy/Ah6EjxAPgvE6HzP0X27dqnx1mO+qK8jfw==</vt:lpwstr>
  </op:property>
  <op:property fmtid="{D5CDD505-2E9C-101B-9397-08002B2CF9AE}" pid="23" name="_IPGFLOW_P-EFD6_E-0_FP-6_CV-ACF98C78_CN-3F6DF0F1">
    <vt:lpwstr>DPSPMK|3|472|2|0</vt:lpwstr>
  </op:property>
  <op:property fmtid="{D5CDD505-2E9C-101B-9397-08002B2CF9AE}" pid="24" name="_IPGFLOW_P-EFD6_E-0_CV-8CDF705E_CN-805E3906">
    <vt:lpwstr>DPFPMK|3|50|7|0</vt:lpwstr>
  </op:property>
  <op:property fmtid="{D5CDD505-2E9C-101B-9397-08002B2CF9AE}" pid="25" name="_IPGFLOW_P-EFD6_E-1_FP-7_SP-1_CV-790A05D9_CN-7149BE49">
    <vt:lpwstr>2MVZTS834J5z4MEZxsWstcaDR1/MU7XrXNYCus14o3ImQYRXkgqW0VmRgBKyCI5wPYAt6qaleLzZ+LMLnJUAo8Ru68rnMD+6BMS3/kR1cWKbSxEPqJNn6ZCTv3WxeFkUVnRCmm/FqMfogZKIJLDNI7YwycUtxtUYGFf9C8ZBEs2jvwb+5h/lvnAY0hc45fpy9vJAsuz5DOjxa3a8wTjpv1BuwLpGGoodbsMhcgLiz6xRxChD6Cga2P3aohRkjmX</vt:lpwstr>
  </op:property>
  <op:property fmtid="{D5CDD505-2E9C-101B-9397-08002B2CF9AE}" pid="26" name="_IPGFLOW_P-EFD6_E-1_FP-7_SP-2_CV-EB3F3DAB_CN-50B9F7D">
    <vt:lpwstr>TVYP+QXQkN+fcXJzJ8F/eURV3O4xX79iJ/AFni0dpzAmEElkX/beOEhcjrJWeOALlvhOP3SMViwLaLt7RiZT15g9sHryvEVLgi9ohuap7Sa4tthfUdzf0uhkHQLnMZO2a7ue/er2tsmkeIXg4Y5CU9BnSkvnMepMEE5afbC6OKTKsZCcDQBR4PYL+nFPTU2bDA0WRKYS/QsjTkSUQZ2GOkC4e29CJXW8Cafdn3XtAUyDb6nukVPnQ2kW8qLIEuq</vt:lpwstr>
  </op:property>
  <op:property fmtid="{D5CDD505-2E9C-101B-9397-08002B2CF9AE}" pid="27" name="_IPGFLOW_P-EFD6_E-1_FP-7_SP-3_CV-D3D84A90_CN-CC1CE792">
    <vt:lpwstr>g7</vt:lpwstr>
  </op:property>
  <op:property fmtid="{D5CDD505-2E9C-101B-9397-08002B2CF9AE}" pid="28" name="_IPGFLOW_P-EFD6_E-0_FP-7_CV-DD150EE6_CN-87E3ABC8">
    <vt:lpwstr>DPSPMK|3|512|3|0</vt:lpwstr>
  </op:property>
</op:Properties>
</file>